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A7118" w14:textId="77777777" w:rsidR="008D51A1" w:rsidRDefault="002308B9">
      <w:pPr>
        <w:pStyle w:val="Normal1"/>
        <w:spacing w:after="0"/>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CENTRO PAULA SOUZA</w:t>
      </w:r>
    </w:p>
    <w:p w14:paraId="058186AE" w14:textId="77777777" w:rsidR="008D51A1" w:rsidRDefault="002308B9">
      <w:pPr>
        <w:pStyle w:val="Normal1"/>
        <w:spacing w:after="0"/>
        <w:jc w:val="center"/>
        <w:rPr>
          <w:rFonts w:ascii="Times New Roman" w:eastAsia="Times New Roman" w:hAnsi="Times New Roman" w:cs="Times New Roman"/>
          <w:b/>
        </w:rPr>
      </w:pPr>
      <w:r>
        <w:rPr>
          <w:rFonts w:ascii="Times New Roman" w:eastAsia="Times New Roman" w:hAnsi="Times New Roman" w:cs="Times New Roman"/>
          <w:b/>
        </w:rPr>
        <w:t>FATEC OURINHOS</w:t>
      </w:r>
    </w:p>
    <w:p w14:paraId="55187656" w14:textId="77777777" w:rsidR="008D51A1" w:rsidRDefault="002308B9">
      <w:pPr>
        <w:pStyle w:val="Normal1"/>
        <w:spacing w:after="0"/>
        <w:jc w:val="center"/>
        <w:rPr>
          <w:rFonts w:ascii="Times New Roman" w:eastAsia="Times New Roman" w:hAnsi="Times New Roman" w:cs="Times New Roman"/>
          <w:b/>
        </w:rPr>
      </w:pPr>
      <w:r>
        <w:rPr>
          <w:rFonts w:ascii="Times New Roman" w:eastAsia="Times New Roman" w:hAnsi="Times New Roman" w:cs="Times New Roman"/>
          <w:b/>
        </w:rPr>
        <w:t>CURSO DE ANÁLISE E DESENVOLVIMENTO DE SISTEMAS</w:t>
      </w:r>
    </w:p>
    <w:p w14:paraId="268092C4" w14:textId="77777777" w:rsidR="008D51A1" w:rsidRDefault="008D51A1">
      <w:pPr>
        <w:pStyle w:val="Normal1"/>
        <w:spacing w:after="0"/>
        <w:jc w:val="center"/>
        <w:rPr>
          <w:rFonts w:ascii="Times New Roman" w:eastAsia="Times New Roman" w:hAnsi="Times New Roman" w:cs="Times New Roman"/>
          <w:b/>
        </w:rPr>
      </w:pPr>
    </w:p>
    <w:p w14:paraId="2D8B34A8" w14:textId="77777777" w:rsidR="008D51A1" w:rsidRDefault="008D51A1">
      <w:pPr>
        <w:pStyle w:val="Normal1"/>
        <w:spacing w:after="0"/>
        <w:jc w:val="both"/>
        <w:rPr>
          <w:rFonts w:ascii="Times New Roman" w:eastAsia="Times New Roman" w:hAnsi="Times New Roman" w:cs="Times New Roman"/>
        </w:rPr>
      </w:pPr>
    </w:p>
    <w:p w14:paraId="506FE77F" w14:textId="77777777" w:rsidR="008D51A1" w:rsidRDefault="008D51A1">
      <w:pPr>
        <w:pStyle w:val="Normal1"/>
        <w:spacing w:after="0"/>
        <w:jc w:val="both"/>
        <w:rPr>
          <w:rFonts w:ascii="Times New Roman" w:eastAsia="Times New Roman" w:hAnsi="Times New Roman" w:cs="Times New Roman"/>
        </w:rPr>
      </w:pPr>
    </w:p>
    <w:p w14:paraId="7010E480" w14:textId="77777777" w:rsidR="008D51A1" w:rsidRDefault="008D51A1">
      <w:pPr>
        <w:pStyle w:val="Normal1"/>
        <w:spacing w:after="0"/>
        <w:jc w:val="both"/>
        <w:rPr>
          <w:rFonts w:ascii="Times New Roman" w:eastAsia="Times New Roman" w:hAnsi="Times New Roman" w:cs="Times New Roman"/>
        </w:rPr>
      </w:pPr>
    </w:p>
    <w:p w14:paraId="531AFBE2" w14:textId="77777777" w:rsidR="008D51A1" w:rsidRDefault="008D51A1">
      <w:pPr>
        <w:pStyle w:val="Normal1"/>
        <w:spacing w:after="0"/>
        <w:jc w:val="both"/>
      </w:pPr>
    </w:p>
    <w:p w14:paraId="4D3DF0D5" w14:textId="41D69537" w:rsidR="008D51A1" w:rsidDel="00642C16" w:rsidRDefault="002308B9" w:rsidP="00642C16">
      <w:pPr>
        <w:pStyle w:val="Normal1"/>
        <w:spacing w:after="0" w:line="360" w:lineRule="auto"/>
        <w:jc w:val="center"/>
        <w:rPr>
          <w:del w:id="1" w:author="FATEC" w:date="2018-09-04T13:31:00Z"/>
        </w:rPr>
      </w:pPr>
      <w:bookmarkStart w:id="2" w:name="_30j0zll" w:colFirst="0" w:colLast="0"/>
      <w:bookmarkEnd w:id="2"/>
      <w:r>
        <w:t>Caio Campos</w:t>
      </w:r>
    </w:p>
    <w:p w14:paraId="60272CE7" w14:textId="77777777" w:rsidR="00642C16" w:rsidRDefault="00642C16" w:rsidP="00642C16">
      <w:pPr>
        <w:pStyle w:val="Normal1"/>
        <w:spacing w:after="0" w:line="360" w:lineRule="auto"/>
        <w:jc w:val="center"/>
        <w:rPr>
          <w:ins w:id="3" w:author="FATEC" w:date="2018-09-04T13:32:00Z"/>
        </w:rPr>
      </w:pPr>
    </w:p>
    <w:p w14:paraId="2BFAE06D" w14:textId="77777777" w:rsidR="00642C16" w:rsidDel="00642C16" w:rsidRDefault="00642C16" w:rsidP="00642C16">
      <w:pPr>
        <w:pStyle w:val="Normal1"/>
        <w:spacing w:after="0" w:line="360" w:lineRule="auto"/>
        <w:jc w:val="center"/>
        <w:rPr>
          <w:del w:id="4" w:author="FATEC" w:date="2018-09-04T13:32:00Z"/>
          <w:moveTo w:id="5" w:author="FATEC" w:date="2018-09-04T13:32:00Z"/>
        </w:rPr>
      </w:pPr>
      <w:moveToRangeStart w:id="6" w:author="FATEC" w:date="2018-09-04T13:32:00Z" w:name="move523831251"/>
      <w:moveTo w:id="7" w:author="FATEC" w:date="2018-09-04T13:32:00Z">
        <w:r>
          <w:t>Gabriel de Moraes Torres</w:t>
        </w:r>
      </w:moveTo>
    </w:p>
    <w:moveToRangeEnd w:id="6"/>
    <w:p w14:paraId="5C4CEC26" w14:textId="7F0DD3EE" w:rsidR="008D51A1" w:rsidRDefault="002308B9">
      <w:pPr>
        <w:pStyle w:val="Normal1"/>
        <w:spacing w:after="0" w:line="360" w:lineRule="auto"/>
        <w:jc w:val="center"/>
      </w:pPr>
      <w:del w:id="8" w:author="FATEC" w:date="2018-09-04T13:31:00Z">
        <w:r w:rsidDel="00642C16">
          <w:delText>Fábio Augusto Daniel Nicoleti</w:delText>
        </w:r>
      </w:del>
    </w:p>
    <w:p w14:paraId="0E0C66AB" w14:textId="18C82212" w:rsidR="008D51A1" w:rsidDel="00FA74CE" w:rsidRDefault="002308B9">
      <w:pPr>
        <w:pStyle w:val="Normal1"/>
        <w:spacing w:after="0" w:line="360" w:lineRule="auto"/>
        <w:jc w:val="center"/>
        <w:rPr>
          <w:ins w:id="9" w:author="FATEC" w:date="2018-09-04T13:32:00Z"/>
          <w:del w:id="10" w:author="GABRIEL DE MORAES TORRES" w:date="2018-09-18T08:42:00Z"/>
        </w:rPr>
      </w:pPr>
      <w:del w:id="11" w:author="GABRIEL DE MORAES TORRES" w:date="2018-09-18T08:42:00Z">
        <w:r w:rsidDel="00FA74CE">
          <w:delText>Gabriel Elias Milani</w:delText>
        </w:r>
      </w:del>
    </w:p>
    <w:p w14:paraId="47268884" w14:textId="153F845C" w:rsidR="00642C16" w:rsidRDefault="00642C16">
      <w:pPr>
        <w:pStyle w:val="Normal1"/>
        <w:spacing w:after="0" w:line="360" w:lineRule="auto"/>
        <w:jc w:val="center"/>
      </w:pPr>
      <w:ins w:id="12" w:author="FATEC" w:date="2018-09-04T13:32:00Z">
        <w:r>
          <w:t>Marcelo Mariano</w:t>
        </w:r>
      </w:ins>
    </w:p>
    <w:p w14:paraId="0CCB6113" w14:textId="181F3750" w:rsidR="008D51A1" w:rsidDel="00642C16" w:rsidRDefault="002308B9">
      <w:pPr>
        <w:pStyle w:val="Normal1"/>
        <w:spacing w:after="0" w:line="360" w:lineRule="auto"/>
        <w:jc w:val="center"/>
        <w:rPr>
          <w:moveFrom w:id="13" w:author="FATEC" w:date="2018-09-04T13:32:00Z"/>
        </w:rPr>
      </w:pPr>
      <w:moveFromRangeStart w:id="14" w:author="FATEC" w:date="2018-09-04T13:32:00Z" w:name="move523831251"/>
      <w:moveFrom w:id="15" w:author="FATEC" w:date="2018-09-04T13:32:00Z">
        <w:r w:rsidDel="00642C16">
          <w:t>Gabriel de Moraes Torres</w:t>
        </w:r>
      </w:moveFrom>
    </w:p>
    <w:moveFromRangeEnd w:id="14"/>
    <w:p w14:paraId="7157DD28" w14:textId="77777777" w:rsidR="008D51A1" w:rsidRDefault="008D51A1">
      <w:pPr>
        <w:pStyle w:val="Normal1"/>
        <w:spacing w:after="0" w:line="360" w:lineRule="auto"/>
        <w:jc w:val="center"/>
        <w:rPr>
          <w:rFonts w:ascii="Times New Roman" w:eastAsia="Times New Roman" w:hAnsi="Times New Roman" w:cs="Times New Roman"/>
        </w:rPr>
      </w:pPr>
    </w:p>
    <w:p w14:paraId="52CC3DC4" w14:textId="77777777" w:rsidR="008D51A1" w:rsidRDefault="008D51A1">
      <w:pPr>
        <w:pStyle w:val="Normal1"/>
        <w:spacing w:after="0"/>
        <w:jc w:val="both"/>
        <w:rPr>
          <w:rFonts w:ascii="Times New Roman" w:eastAsia="Times New Roman" w:hAnsi="Times New Roman" w:cs="Times New Roman"/>
        </w:rPr>
      </w:pPr>
    </w:p>
    <w:p w14:paraId="006A7A53" w14:textId="77777777" w:rsidR="008D51A1" w:rsidRDefault="008D51A1">
      <w:pPr>
        <w:pStyle w:val="Normal1"/>
        <w:spacing w:after="0"/>
        <w:jc w:val="both"/>
        <w:rPr>
          <w:rFonts w:ascii="Times New Roman" w:eastAsia="Times New Roman" w:hAnsi="Times New Roman" w:cs="Times New Roman"/>
        </w:rPr>
      </w:pPr>
    </w:p>
    <w:p w14:paraId="0FE367C5" w14:textId="77777777" w:rsidR="008D51A1" w:rsidRDefault="008D51A1">
      <w:pPr>
        <w:pStyle w:val="Normal1"/>
        <w:spacing w:after="0"/>
        <w:jc w:val="both"/>
        <w:rPr>
          <w:rFonts w:ascii="Times New Roman" w:eastAsia="Times New Roman" w:hAnsi="Times New Roman" w:cs="Times New Roman"/>
          <w:u w:val="single"/>
        </w:rPr>
      </w:pPr>
    </w:p>
    <w:p w14:paraId="2210AB17" w14:textId="77777777" w:rsidR="008D51A1" w:rsidRDefault="008D51A1">
      <w:pPr>
        <w:pStyle w:val="Normal1"/>
        <w:spacing w:after="0"/>
        <w:jc w:val="both"/>
        <w:rPr>
          <w:rFonts w:ascii="Times New Roman" w:eastAsia="Times New Roman" w:hAnsi="Times New Roman" w:cs="Times New Roman"/>
        </w:rPr>
      </w:pPr>
    </w:p>
    <w:p w14:paraId="74804B03" w14:textId="77777777" w:rsidR="008D51A1" w:rsidRDefault="008D51A1">
      <w:pPr>
        <w:pStyle w:val="Normal1"/>
        <w:spacing w:after="0"/>
        <w:jc w:val="both"/>
        <w:rPr>
          <w:rFonts w:ascii="Times New Roman" w:eastAsia="Times New Roman" w:hAnsi="Times New Roman" w:cs="Times New Roman"/>
        </w:rPr>
      </w:pPr>
    </w:p>
    <w:p w14:paraId="78CA9661" w14:textId="77777777" w:rsidR="008D51A1" w:rsidRDefault="008D51A1">
      <w:pPr>
        <w:pStyle w:val="Normal1"/>
        <w:spacing w:after="0"/>
        <w:jc w:val="both"/>
        <w:rPr>
          <w:rFonts w:ascii="Times New Roman" w:eastAsia="Times New Roman" w:hAnsi="Times New Roman" w:cs="Times New Roman"/>
        </w:rPr>
      </w:pPr>
    </w:p>
    <w:p w14:paraId="0EF7F935" w14:textId="77777777" w:rsidR="008D51A1" w:rsidRDefault="008D51A1">
      <w:pPr>
        <w:pStyle w:val="Normal1"/>
        <w:spacing w:after="0"/>
        <w:jc w:val="both"/>
        <w:rPr>
          <w:rFonts w:ascii="Times New Roman" w:eastAsia="Times New Roman" w:hAnsi="Times New Roman" w:cs="Times New Roman"/>
        </w:rPr>
      </w:pPr>
    </w:p>
    <w:p w14:paraId="5A20245E" w14:textId="77777777" w:rsidR="008D51A1" w:rsidRDefault="008D51A1">
      <w:pPr>
        <w:pStyle w:val="Normal1"/>
        <w:spacing w:after="0"/>
        <w:jc w:val="both"/>
        <w:rPr>
          <w:rFonts w:ascii="Times New Roman" w:eastAsia="Times New Roman" w:hAnsi="Times New Roman" w:cs="Times New Roman"/>
        </w:rPr>
      </w:pPr>
    </w:p>
    <w:p w14:paraId="1E201A3E" w14:textId="77777777" w:rsidR="008D51A1" w:rsidRDefault="008D51A1">
      <w:pPr>
        <w:pStyle w:val="Normal1"/>
        <w:spacing w:after="0"/>
        <w:jc w:val="both"/>
        <w:rPr>
          <w:rFonts w:ascii="Times New Roman" w:eastAsia="Times New Roman" w:hAnsi="Times New Roman" w:cs="Times New Roman"/>
        </w:rPr>
      </w:pPr>
    </w:p>
    <w:p w14:paraId="509B8C2C" w14:textId="77777777" w:rsidR="008D51A1" w:rsidRDefault="008D51A1">
      <w:pPr>
        <w:pStyle w:val="Normal1"/>
        <w:spacing w:after="0"/>
        <w:jc w:val="both"/>
        <w:rPr>
          <w:rFonts w:ascii="Times New Roman" w:eastAsia="Times New Roman" w:hAnsi="Times New Roman" w:cs="Times New Roman"/>
        </w:rPr>
      </w:pPr>
    </w:p>
    <w:p w14:paraId="7A5D510B" w14:textId="77777777" w:rsidR="008D51A1" w:rsidRDefault="008D51A1">
      <w:pPr>
        <w:pStyle w:val="Normal1"/>
        <w:tabs>
          <w:tab w:val="left" w:pos="-6379"/>
        </w:tabs>
        <w:spacing w:after="0"/>
        <w:jc w:val="center"/>
        <w:rPr>
          <w:rFonts w:ascii="Times New Roman" w:eastAsia="Times New Roman" w:hAnsi="Times New Roman" w:cs="Times New Roman"/>
          <w:b/>
        </w:rPr>
      </w:pPr>
    </w:p>
    <w:p w14:paraId="68FB03C3" w14:textId="77777777" w:rsidR="008D51A1" w:rsidRDefault="008D51A1">
      <w:pPr>
        <w:pStyle w:val="Normal1"/>
        <w:tabs>
          <w:tab w:val="left" w:pos="-6379"/>
        </w:tabs>
        <w:spacing w:after="0"/>
        <w:jc w:val="center"/>
        <w:rPr>
          <w:rFonts w:ascii="Times New Roman" w:eastAsia="Times New Roman" w:hAnsi="Times New Roman" w:cs="Times New Roman"/>
          <w:b/>
        </w:rPr>
      </w:pPr>
    </w:p>
    <w:p w14:paraId="00CC37EB" w14:textId="77777777" w:rsidR="008D51A1" w:rsidRDefault="002308B9">
      <w:pPr>
        <w:pStyle w:val="Normal1"/>
        <w:tabs>
          <w:tab w:val="left" w:pos="-6379"/>
        </w:tabs>
        <w:spacing w:after="0"/>
        <w:jc w:val="center"/>
        <w:rPr>
          <w:rFonts w:ascii="Times New Roman" w:eastAsia="Times New Roman" w:hAnsi="Times New Roman" w:cs="Times New Roman"/>
          <w:b/>
        </w:rPr>
      </w:pPr>
      <w:bookmarkStart w:id="16" w:name="_1fob9te" w:colFirst="0" w:colLast="0"/>
      <w:bookmarkEnd w:id="16"/>
      <w:r>
        <w:rPr>
          <w:rFonts w:ascii="Times New Roman" w:eastAsia="Times New Roman" w:hAnsi="Times New Roman" w:cs="Times New Roman"/>
          <w:b/>
        </w:rPr>
        <w:t>GERENCIAMENTO ATELIÊ DE COSTURA - ATELISOFT</w:t>
      </w:r>
    </w:p>
    <w:p w14:paraId="3589F150" w14:textId="77777777" w:rsidR="008D51A1" w:rsidRDefault="008D51A1">
      <w:pPr>
        <w:pStyle w:val="Normal1"/>
        <w:spacing w:after="0"/>
        <w:jc w:val="both"/>
        <w:rPr>
          <w:rFonts w:ascii="Times New Roman" w:eastAsia="Times New Roman" w:hAnsi="Times New Roman" w:cs="Times New Roman"/>
        </w:rPr>
      </w:pPr>
    </w:p>
    <w:p w14:paraId="07FB53B9" w14:textId="77777777" w:rsidR="008D51A1" w:rsidRDefault="008D51A1">
      <w:pPr>
        <w:pStyle w:val="Normal1"/>
        <w:spacing w:after="0"/>
        <w:jc w:val="both"/>
        <w:rPr>
          <w:rFonts w:ascii="Times New Roman" w:eastAsia="Times New Roman" w:hAnsi="Times New Roman" w:cs="Times New Roman"/>
        </w:rPr>
      </w:pPr>
    </w:p>
    <w:p w14:paraId="4FC78DFD" w14:textId="77777777" w:rsidR="008D51A1" w:rsidRDefault="008D51A1">
      <w:pPr>
        <w:pStyle w:val="Normal1"/>
        <w:spacing w:after="0"/>
        <w:jc w:val="both"/>
        <w:rPr>
          <w:rFonts w:ascii="Times New Roman" w:eastAsia="Times New Roman" w:hAnsi="Times New Roman" w:cs="Times New Roman"/>
        </w:rPr>
      </w:pPr>
    </w:p>
    <w:p w14:paraId="359EFC13" w14:textId="77777777" w:rsidR="008D51A1" w:rsidRDefault="008D51A1">
      <w:pPr>
        <w:pStyle w:val="Normal1"/>
        <w:spacing w:after="0"/>
        <w:jc w:val="both"/>
        <w:rPr>
          <w:rFonts w:ascii="Times New Roman" w:eastAsia="Times New Roman" w:hAnsi="Times New Roman" w:cs="Times New Roman"/>
        </w:rPr>
      </w:pPr>
    </w:p>
    <w:p w14:paraId="2F394496" w14:textId="77777777" w:rsidR="008D51A1" w:rsidRDefault="008D51A1">
      <w:pPr>
        <w:pStyle w:val="Normal1"/>
        <w:spacing w:after="0"/>
        <w:jc w:val="both"/>
        <w:rPr>
          <w:rFonts w:ascii="Times New Roman" w:eastAsia="Times New Roman" w:hAnsi="Times New Roman" w:cs="Times New Roman"/>
        </w:rPr>
      </w:pPr>
    </w:p>
    <w:p w14:paraId="4309069C" w14:textId="77777777" w:rsidR="008D51A1" w:rsidRDefault="008D51A1">
      <w:pPr>
        <w:pStyle w:val="Normal1"/>
        <w:spacing w:after="0"/>
        <w:jc w:val="both"/>
        <w:rPr>
          <w:rFonts w:ascii="Times New Roman" w:eastAsia="Times New Roman" w:hAnsi="Times New Roman" w:cs="Times New Roman"/>
        </w:rPr>
      </w:pPr>
    </w:p>
    <w:p w14:paraId="4C4F5986" w14:textId="77777777" w:rsidR="008D51A1" w:rsidRDefault="008D51A1">
      <w:pPr>
        <w:pStyle w:val="Normal1"/>
        <w:spacing w:after="0"/>
        <w:jc w:val="both"/>
        <w:rPr>
          <w:rFonts w:ascii="Times New Roman" w:eastAsia="Times New Roman" w:hAnsi="Times New Roman" w:cs="Times New Roman"/>
        </w:rPr>
      </w:pPr>
    </w:p>
    <w:p w14:paraId="1B2A5521" w14:textId="77777777" w:rsidR="008D51A1" w:rsidRDefault="008D51A1">
      <w:pPr>
        <w:pStyle w:val="Normal1"/>
        <w:tabs>
          <w:tab w:val="left" w:pos="3690"/>
        </w:tabs>
        <w:spacing w:after="0"/>
        <w:jc w:val="center"/>
        <w:rPr>
          <w:rFonts w:ascii="Times New Roman" w:eastAsia="Times New Roman" w:hAnsi="Times New Roman" w:cs="Times New Roman"/>
          <w:b/>
        </w:rPr>
      </w:pPr>
    </w:p>
    <w:p w14:paraId="42109899" w14:textId="77777777" w:rsidR="008D51A1" w:rsidRDefault="008D51A1">
      <w:pPr>
        <w:pStyle w:val="Normal1"/>
        <w:tabs>
          <w:tab w:val="left" w:pos="3690"/>
        </w:tabs>
        <w:spacing w:after="0"/>
        <w:jc w:val="center"/>
        <w:rPr>
          <w:rFonts w:ascii="Times New Roman" w:eastAsia="Times New Roman" w:hAnsi="Times New Roman" w:cs="Times New Roman"/>
          <w:b/>
        </w:rPr>
      </w:pPr>
    </w:p>
    <w:p w14:paraId="11BAF59C" w14:textId="77777777" w:rsidR="008D51A1" w:rsidRDefault="008D51A1">
      <w:pPr>
        <w:pStyle w:val="Normal1"/>
        <w:tabs>
          <w:tab w:val="left" w:pos="3690"/>
        </w:tabs>
        <w:spacing w:after="0"/>
        <w:jc w:val="center"/>
        <w:rPr>
          <w:rFonts w:ascii="Times New Roman" w:eastAsia="Times New Roman" w:hAnsi="Times New Roman" w:cs="Times New Roman"/>
          <w:b/>
        </w:rPr>
      </w:pPr>
    </w:p>
    <w:p w14:paraId="4C6D14D9" w14:textId="77777777" w:rsidR="008D51A1" w:rsidRDefault="008D51A1">
      <w:pPr>
        <w:pStyle w:val="Normal1"/>
        <w:tabs>
          <w:tab w:val="left" w:pos="3690"/>
        </w:tabs>
        <w:spacing w:after="0"/>
        <w:rPr>
          <w:rFonts w:ascii="Times New Roman" w:eastAsia="Times New Roman" w:hAnsi="Times New Roman" w:cs="Times New Roman"/>
          <w:b/>
        </w:rPr>
      </w:pPr>
    </w:p>
    <w:p w14:paraId="0FC5A4FF" w14:textId="77777777" w:rsidR="008D51A1" w:rsidRDefault="002308B9">
      <w:pPr>
        <w:pStyle w:val="Normal1"/>
        <w:tabs>
          <w:tab w:val="left" w:pos="3690"/>
        </w:tabs>
        <w:spacing w:after="0"/>
        <w:rPr>
          <w:rFonts w:ascii="Times New Roman" w:eastAsia="Times New Roman" w:hAnsi="Times New Roman" w:cs="Times New Roman"/>
          <w:b/>
        </w:rPr>
      </w:pPr>
      <w:bookmarkStart w:id="17" w:name="_3znysh7" w:colFirst="0" w:colLast="0"/>
      <w:bookmarkEnd w:id="17"/>
      <w:r>
        <w:rPr>
          <w:rFonts w:ascii="Times New Roman" w:eastAsia="Times New Roman" w:hAnsi="Times New Roman" w:cs="Times New Roman"/>
          <w:b/>
        </w:rPr>
        <w:tab/>
      </w:r>
    </w:p>
    <w:p w14:paraId="2C578E26" w14:textId="77777777" w:rsidR="008D51A1" w:rsidRDefault="008D51A1">
      <w:pPr>
        <w:pStyle w:val="Normal1"/>
        <w:tabs>
          <w:tab w:val="left" w:pos="3690"/>
        </w:tabs>
        <w:spacing w:after="0"/>
        <w:rPr>
          <w:rFonts w:ascii="Times New Roman" w:eastAsia="Times New Roman" w:hAnsi="Times New Roman" w:cs="Times New Roman"/>
          <w:b/>
        </w:rPr>
      </w:pPr>
    </w:p>
    <w:p w14:paraId="35F51488" w14:textId="77777777" w:rsidR="008D51A1" w:rsidRDefault="008D51A1">
      <w:pPr>
        <w:pStyle w:val="Normal1"/>
        <w:tabs>
          <w:tab w:val="left" w:pos="3690"/>
        </w:tabs>
        <w:spacing w:after="0"/>
        <w:rPr>
          <w:rFonts w:ascii="Times New Roman" w:eastAsia="Times New Roman" w:hAnsi="Times New Roman" w:cs="Times New Roman"/>
          <w:b/>
        </w:rPr>
      </w:pPr>
    </w:p>
    <w:p w14:paraId="16217F40" w14:textId="77777777" w:rsidR="008D51A1" w:rsidRDefault="002308B9">
      <w:pPr>
        <w:pStyle w:val="Normal1"/>
        <w:tabs>
          <w:tab w:val="left" w:pos="3690"/>
        </w:tabs>
        <w:spacing w:after="0"/>
        <w:jc w:val="center"/>
        <w:rPr>
          <w:rFonts w:ascii="Times New Roman" w:eastAsia="Times New Roman" w:hAnsi="Times New Roman" w:cs="Times New Roman"/>
          <w:b/>
        </w:rPr>
      </w:pPr>
      <w:bookmarkStart w:id="18" w:name="_2et92p0" w:colFirst="0" w:colLast="0"/>
      <w:bookmarkEnd w:id="18"/>
      <w:r>
        <w:rPr>
          <w:rFonts w:ascii="Times New Roman" w:eastAsia="Times New Roman" w:hAnsi="Times New Roman" w:cs="Times New Roman"/>
          <w:b/>
        </w:rPr>
        <w:t>OURINHOS – SP</w:t>
      </w:r>
    </w:p>
    <w:p w14:paraId="1E1B6590" w14:textId="77777777" w:rsidR="00F33FD1" w:rsidRDefault="00F33FD1">
      <w:pPr>
        <w:pStyle w:val="Normal1"/>
        <w:tabs>
          <w:tab w:val="left" w:pos="3690"/>
        </w:tabs>
        <w:spacing w:after="0"/>
        <w:jc w:val="center"/>
        <w:rPr>
          <w:ins w:id="19" w:author="Silvia Helena" w:date="2018-06-27T16:41:00Z"/>
          <w:rFonts w:ascii="Times New Roman" w:eastAsia="Times New Roman" w:hAnsi="Times New Roman" w:cs="Times New Roman"/>
          <w:b/>
        </w:rPr>
      </w:pPr>
      <w:bookmarkStart w:id="20" w:name="_tyjcwt" w:colFirst="0" w:colLast="0"/>
      <w:bookmarkEnd w:id="20"/>
      <w:r>
        <w:rPr>
          <w:rFonts w:ascii="Times New Roman" w:eastAsia="Times New Roman" w:hAnsi="Times New Roman" w:cs="Times New Roman"/>
          <w:b/>
        </w:rPr>
        <w:t>201</w:t>
      </w:r>
      <w:ins w:id="21" w:author="Silvia Helena" w:date="2018-06-27T16:41:00Z">
        <w:r>
          <w:rPr>
            <w:rFonts w:ascii="Times New Roman" w:eastAsia="Times New Roman" w:hAnsi="Times New Roman" w:cs="Times New Roman"/>
            <w:b/>
          </w:rPr>
          <w:t>8</w:t>
        </w:r>
      </w:ins>
    </w:p>
    <w:p w14:paraId="1C13F857" w14:textId="77777777" w:rsidR="00F33FD1" w:rsidRDefault="00F33FD1">
      <w:pPr>
        <w:rPr>
          <w:ins w:id="22" w:author="Silvia Helena" w:date="2018-06-27T16:41:00Z"/>
          <w:rFonts w:ascii="Times New Roman" w:eastAsia="Times New Roman" w:hAnsi="Times New Roman" w:cs="Times New Roman"/>
          <w:b/>
        </w:rPr>
      </w:pPr>
      <w:ins w:id="23" w:author="Silvia Helena" w:date="2018-06-27T16:41:00Z">
        <w:r>
          <w:rPr>
            <w:rFonts w:ascii="Times New Roman" w:eastAsia="Times New Roman" w:hAnsi="Times New Roman" w:cs="Times New Roman"/>
            <w:b/>
          </w:rPr>
          <w:br w:type="page"/>
        </w:r>
      </w:ins>
    </w:p>
    <w:p w14:paraId="452AEFD5" w14:textId="77777777" w:rsidR="008D51A1" w:rsidRDefault="008D51A1">
      <w:pPr>
        <w:pStyle w:val="Normal1"/>
        <w:tabs>
          <w:tab w:val="left" w:pos="3690"/>
        </w:tabs>
        <w:spacing w:after="0"/>
        <w:jc w:val="center"/>
        <w:rPr>
          <w:rFonts w:ascii="Times New Roman" w:eastAsia="Times New Roman" w:hAnsi="Times New Roman" w:cs="Times New Roman"/>
          <w:b/>
        </w:rPr>
      </w:pPr>
    </w:p>
    <w:p w14:paraId="1B3F8A22" w14:textId="77777777" w:rsidR="008D51A1" w:rsidRDefault="002308B9">
      <w:pPr>
        <w:pStyle w:val="Normal1"/>
        <w:keepNext/>
        <w:keepLines/>
        <w:pBdr>
          <w:top w:val="nil"/>
          <w:left w:val="nil"/>
          <w:bottom w:val="nil"/>
          <w:right w:val="nil"/>
          <w:between w:val="nil"/>
        </w:pBdr>
        <w:spacing w:before="240" w:after="0"/>
        <w:rPr>
          <w:rFonts w:ascii="Calibri" w:eastAsia="Calibri" w:hAnsi="Calibri" w:cs="Calibri"/>
          <w:color w:val="2E75B5"/>
          <w:sz w:val="32"/>
          <w:szCs w:val="32"/>
        </w:rPr>
      </w:pPr>
      <w:bookmarkStart w:id="24" w:name="_3dy6vkm" w:colFirst="0" w:colLast="0"/>
      <w:bookmarkEnd w:id="24"/>
      <w:r>
        <w:rPr>
          <w:rFonts w:ascii="Calibri" w:eastAsia="Calibri" w:hAnsi="Calibri" w:cs="Calibri"/>
          <w:color w:val="2E75B5"/>
          <w:sz w:val="32"/>
          <w:szCs w:val="32"/>
        </w:rPr>
        <w:t>Sumário</w:t>
      </w:r>
    </w:p>
    <w:sdt>
      <w:sdtPr>
        <w:id w:val="370305688"/>
        <w:docPartObj>
          <w:docPartGallery w:val="Table of Contents"/>
          <w:docPartUnique/>
        </w:docPartObj>
      </w:sdtPr>
      <w:sdtEndPr/>
      <w:sdtContent>
        <w:p w14:paraId="6FA30654" w14:textId="77777777" w:rsidR="008D51A1" w:rsidRDefault="008D51A1">
          <w:pPr>
            <w:pStyle w:val="Normal1"/>
            <w:pBdr>
              <w:top w:val="nil"/>
              <w:left w:val="nil"/>
              <w:bottom w:val="nil"/>
              <w:right w:val="nil"/>
              <w:between w:val="nil"/>
            </w:pBdr>
            <w:tabs>
              <w:tab w:val="right" w:pos="9062"/>
            </w:tabs>
            <w:spacing w:after="100"/>
            <w:rPr>
              <w:rFonts w:ascii="Calibri" w:eastAsia="Calibri" w:hAnsi="Calibri" w:cs="Calibri"/>
              <w:color w:val="000000"/>
              <w:sz w:val="22"/>
              <w:szCs w:val="22"/>
            </w:rPr>
          </w:pPr>
          <w:r>
            <w:fldChar w:fldCharType="begin"/>
          </w:r>
          <w:r w:rsidR="002308B9">
            <w:instrText xml:space="preserve"> TOC \h \u \z </w:instrText>
          </w:r>
          <w:r>
            <w:fldChar w:fldCharType="separate"/>
          </w:r>
          <w:hyperlink w:anchor="_3dy6vkm">
            <w:r w:rsidR="002308B9">
              <w:rPr>
                <w:color w:val="000000"/>
              </w:rPr>
              <w:t>Sumário</w:t>
            </w:r>
            <w:r w:rsidR="002308B9">
              <w:rPr>
                <w:color w:val="000000"/>
              </w:rPr>
              <w:tab/>
              <w:t>2</w:t>
            </w:r>
          </w:hyperlink>
        </w:p>
        <w:p w14:paraId="5C36A566" w14:textId="77777777" w:rsidR="008D51A1" w:rsidRDefault="00893E16">
          <w:pPr>
            <w:pStyle w:val="Normal1"/>
            <w:pBdr>
              <w:top w:val="nil"/>
              <w:left w:val="nil"/>
              <w:bottom w:val="nil"/>
              <w:right w:val="nil"/>
              <w:between w:val="nil"/>
            </w:pBdr>
            <w:tabs>
              <w:tab w:val="right" w:pos="9062"/>
            </w:tabs>
            <w:spacing w:after="100"/>
            <w:rPr>
              <w:rFonts w:ascii="Calibri" w:eastAsia="Calibri" w:hAnsi="Calibri" w:cs="Calibri"/>
              <w:color w:val="000000"/>
              <w:sz w:val="22"/>
              <w:szCs w:val="22"/>
            </w:rPr>
          </w:pPr>
          <w:hyperlink w:anchor="_1t3h5sf">
            <w:r w:rsidR="002308B9">
              <w:rPr>
                <w:color w:val="000000"/>
              </w:rPr>
              <w:t>GERENCIAMENTO DE CONFIGURAÇÕES</w:t>
            </w:r>
            <w:r w:rsidR="002308B9">
              <w:rPr>
                <w:color w:val="000000"/>
              </w:rPr>
              <w:tab/>
              <w:t>3</w:t>
            </w:r>
          </w:hyperlink>
        </w:p>
        <w:p w14:paraId="37740EA6"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4d34og8">
            <w:r w:rsidR="002308B9">
              <w:rPr>
                <w:color w:val="000000"/>
              </w:rPr>
              <w:t>1.</w:t>
            </w:r>
          </w:hyperlink>
          <w:hyperlink w:anchor="_4d34og8">
            <w:r w:rsidR="002308B9">
              <w:rPr>
                <w:rFonts w:ascii="Calibri" w:eastAsia="Calibri" w:hAnsi="Calibri" w:cs="Calibri"/>
                <w:color w:val="000000"/>
                <w:sz w:val="22"/>
                <w:szCs w:val="22"/>
              </w:rPr>
              <w:tab/>
            </w:r>
          </w:hyperlink>
          <w:r w:rsidR="008D51A1">
            <w:fldChar w:fldCharType="begin"/>
          </w:r>
          <w:r w:rsidR="002308B9">
            <w:instrText xml:space="preserve"> PAGEREF _4d34og8 \h </w:instrText>
          </w:r>
          <w:r w:rsidR="008D51A1">
            <w:fldChar w:fldCharType="separate"/>
          </w:r>
          <w:r w:rsidR="002308B9">
            <w:rPr>
              <w:color w:val="000000"/>
            </w:rPr>
            <w:t>INTRODUÇÃO</w:t>
          </w:r>
          <w:r w:rsidR="002308B9">
            <w:rPr>
              <w:color w:val="000000"/>
            </w:rPr>
            <w:tab/>
            <w:t>5</w:t>
          </w:r>
          <w:r w:rsidR="008D51A1">
            <w:fldChar w:fldCharType="end"/>
          </w:r>
        </w:p>
        <w:p w14:paraId="7A62D2EA"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2s8eyo1">
            <w:r w:rsidR="002308B9">
              <w:rPr>
                <w:color w:val="000000"/>
              </w:rPr>
              <w:t>1.1</w:t>
            </w:r>
          </w:hyperlink>
          <w:hyperlink w:anchor="_2s8eyo1">
            <w:r w:rsidR="002308B9">
              <w:rPr>
                <w:rFonts w:ascii="Calibri" w:eastAsia="Calibri" w:hAnsi="Calibri" w:cs="Calibri"/>
                <w:color w:val="000000"/>
                <w:sz w:val="22"/>
                <w:szCs w:val="22"/>
              </w:rPr>
              <w:tab/>
            </w:r>
          </w:hyperlink>
          <w:r w:rsidR="008D51A1">
            <w:fldChar w:fldCharType="begin"/>
          </w:r>
          <w:r w:rsidR="002308B9">
            <w:instrText xml:space="preserve"> PAGEREF _2s8eyo1 \h </w:instrText>
          </w:r>
          <w:r w:rsidR="008D51A1">
            <w:fldChar w:fldCharType="separate"/>
          </w:r>
          <w:r w:rsidR="002308B9">
            <w:rPr>
              <w:color w:val="000000"/>
            </w:rPr>
            <w:t>Tema</w:t>
          </w:r>
          <w:r w:rsidR="002308B9">
            <w:rPr>
              <w:color w:val="000000"/>
            </w:rPr>
            <w:tab/>
            <w:t>5</w:t>
          </w:r>
          <w:r w:rsidR="008D51A1">
            <w:fldChar w:fldCharType="end"/>
          </w:r>
        </w:p>
        <w:p w14:paraId="3C424854"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3rdcrjn">
            <w:r w:rsidR="002308B9">
              <w:rPr>
                <w:color w:val="000000"/>
              </w:rPr>
              <w:t>1.2</w:t>
            </w:r>
          </w:hyperlink>
          <w:hyperlink w:anchor="_3rdcrjn">
            <w:r w:rsidR="002308B9">
              <w:rPr>
                <w:rFonts w:ascii="Calibri" w:eastAsia="Calibri" w:hAnsi="Calibri" w:cs="Calibri"/>
                <w:color w:val="000000"/>
                <w:sz w:val="22"/>
                <w:szCs w:val="22"/>
              </w:rPr>
              <w:tab/>
            </w:r>
          </w:hyperlink>
          <w:r w:rsidR="008D51A1">
            <w:fldChar w:fldCharType="begin"/>
          </w:r>
          <w:r w:rsidR="002308B9">
            <w:instrText xml:space="preserve"> PAGEREF _3rdcrjn \h </w:instrText>
          </w:r>
          <w:r w:rsidR="008D51A1">
            <w:fldChar w:fldCharType="separate"/>
          </w:r>
          <w:r w:rsidR="002308B9">
            <w:rPr>
              <w:color w:val="000000"/>
            </w:rPr>
            <w:t>Objetivo do Projeto</w:t>
          </w:r>
          <w:r w:rsidR="002308B9">
            <w:rPr>
              <w:color w:val="000000"/>
            </w:rPr>
            <w:tab/>
            <w:t>5</w:t>
          </w:r>
          <w:r w:rsidR="008D51A1">
            <w:fldChar w:fldCharType="end"/>
          </w:r>
        </w:p>
        <w:p w14:paraId="55DD98F4"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26in1rg">
            <w:r w:rsidR="002308B9">
              <w:rPr>
                <w:color w:val="000000"/>
              </w:rPr>
              <w:t>1.3</w:t>
            </w:r>
          </w:hyperlink>
          <w:hyperlink w:anchor="_26in1rg">
            <w:r w:rsidR="002308B9">
              <w:rPr>
                <w:rFonts w:ascii="Calibri" w:eastAsia="Calibri" w:hAnsi="Calibri" w:cs="Calibri"/>
                <w:color w:val="000000"/>
                <w:sz w:val="22"/>
                <w:szCs w:val="22"/>
              </w:rPr>
              <w:tab/>
            </w:r>
          </w:hyperlink>
          <w:r w:rsidR="008D51A1">
            <w:fldChar w:fldCharType="begin"/>
          </w:r>
          <w:r w:rsidR="002308B9">
            <w:instrText xml:space="preserve"> PAGEREF _26in1rg \h </w:instrText>
          </w:r>
          <w:r w:rsidR="008D51A1">
            <w:fldChar w:fldCharType="separate"/>
          </w:r>
          <w:r w:rsidR="002308B9">
            <w:rPr>
              <w:color w:val="000000"/>
            </w:rPr>
            <w:t>Delimitação do Problema</w:t>
          </w:r>
          <w:r w:rsidR="002308B9">
            <w:rPr>
              <w:color w:val="000000"/>
            </w:rPr>
            <w:tab/>
            <w:t>5</w:t>
          </w:r>
          <w:r w:rsidR="008D51A1">
            <w:fldChar w:fldCharType="end"/>
          </w:r>
        </w:p>
        <w:p w14:paraId="3141ABB2"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lnxbz9">
            <w:r w:rsidR="002308B9">
              <w:rPr>
                <w:color w:val="000000"/>
              </w:rPr>
              <w:t>1.4</w:t>
            </w:r>
          </w:hyperlink>
          <w:hyperlink w:anchor="_lnxbz9">
            <w:r w:rsidR="002308B9">
              <w:rPr>
                <w:rFonts w:ascii="Calibri" w:eastAsia="Calibri" w:hAnsi="Calibri" w:cs="Calibri"/>
                <w:color w:val="000000"/>
                <w:sz w:val="22"/>
                <w:szCs w:val="22"/>
              </w:rPr>
              <w:tab/>
            </w:r>
          </w:hyperlink>
          <w:r w:rsidR="008D51A1">
            <w:fldChar w:fldCharType="begin"/>
          </w:r>
          <w:r w:rsidR="002308B9">
            <w:instrText xml:space="preserve"> PAGEREF _lnxbz9 \h </w:instrText>
          </w:r>
          <w:r w:rsidR="008D51A1">
            <w:fldChar w:fldCharType="separate"/>
          </w:r>
          <w:r w:rsidR="002308B9">
            <w:rPr>
              <w:color w:val="000000"/>
            </w:rPr>
            <w:t>Justificativa da Escolha do Tema</w:t>
          </w:r>
          <w:r w:rsidR="002308B9">
            <w:rPr>
              <w:color w:val="000000"/>
            </w:rPr>
            <w:tab/>
            <w:t>5</w:t>
          </w:r>
          <w:r w:rsidR="008D51A1">
            <w:fldChar w:fldCharType="end"/>
          </w:r>
        </w:p>
        <w:p w14:paraId="3F64AA73"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35nkun2">
            <w:r w:rsidR="002308B9">
              <w:rPr>
                <w:color w:val="000000"/>
              </w:rPr>
              <w:t>1.5</w:t>
            </w:r>
          </w:hyperlink>
          <w:hyperlink w:anchor="_35nkun2">
            <w:r w:rsidR="002308B9">
              <w:rPr>
                <w:rFonts w:ascii="Calibri" w:eastAsia="Calibri" w:hAnsi="Calibri" w:cs="Calibri"/>
                <w:color w:val="000000"/>
                <w:sz w:val="22"/>
                <w:szCs w:val="22"/>
              </w:rPr>
              <w:tab/>
            </w:r>
          </w:hyperlink>
          <w:r w:rsidR="008D51A1">
            <w:fldChar w:fldCharType="begin"/>
          </w:r>
          <w:r w:rsidR="002308B9">
            <w:instrText xml:space="preserve"> PAGEREF _35nkun2 \h </w:instrText>
          </w:r>
          <w:r w:rsidR="008D51A1">
            <w:fldChar w:fldCharType="separate"/>
          </w:r>
          <w:r w:rsidR="002308B9">
            <w:rPr>
              <w:color w:val="000000"/>
            </w:rPr>
            <w:t>Método de Trabalho</w:t>
          </w:r>
          <w:r w:rsidR="002308B9">
            <w:rPr>
              <w:color w:val="000000"/>
            </w:rPr>
            <w:tab/>
            <w:t>5</w:t>
          </w:r>
          <w:r w:rsidR="008D51A1">
            <w:fldChar w:fldCharType="end"/>
          </w:r>
        </w:p>
        <w:p w14:paraId="13EBCF01"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1ksv4uv">
            <w:r w:rsidR="002308B9">
              <w:rPr>
                <w:color w:val="000000"/>
              </w:rPr>
              <w:t>1.6</w:t>
            </w:r>
          </w:hyperlink>
          <w:hyperlink w:anchor="_1ksv4uv">
            <w:r w:rsidR="002308B9">
              <w:rPr>
                <w:rFonts w:ascii="Calibri" w:eastAsia="Calibri" w:hAnsi="Calibri" w:cs="Calibri"/>
                <w:color w:val="000000"/>
                <w:sz w:val="22"/>
                <w:szCs w:val="22"/>
              </w:rPr>
              <w:tab/>
            </w:r>
          </w:hyperlink>
          <w:r w:rsidR="008D51A1">
            <w:fldChar w:fldCharType="begin"/>
          </w:r>
          <w:r w:rsidR="002308B9">
            <w:instrText xml:space="preserve"> PAGEREF _1ksv4uv \h </w:instrText>
          </w:r>
          <w:r w:rsidR="008D51A1">
            <w:fldChar w:fldCharType="separate"/>
          </w:r>
          <w:r w:rsidR="002308B9">
            <w:rPr>
              <w:color w:val="000000"/>
            </w:rPr>
            <w:t>Organização do trabalho</w:t>
          </w:r>
          <w:r w:rsidR="002308B9">
            <w:rPr>
              <w:color w:val="000000"/>
            </w:rPr>
            <w:tab/>
            <w:t>7</w:t>
          </w:r>
          <w:r w:rsidR="008D51A1">
            <w:fldChar w:fldCharType="end"/>
          </w:r>
        </w:p>
        <w:p w14:paraId="587108F1"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44sinio">
            <w:r w:rsidR="002308B9">
              <w:rPr>
                <w:color w:val="000000"/>
              </w:rPr>
              <w:t>1.7</w:t>
            </w:r>
          </w:hyperlink>
          <w:hyperlink w:anchor="_44sinio">
            <w:r w:rsidR="002308B9">
              <w:rPr>
                <w:rFonts w:ascii="Calibri" w:eastAsia="Calibri" w:hAnsi="Calibri" w:cs="Calibri"/>
                <w:color w:val="000000"/>
                <w:sz w:val="22"/>
                <w:szCs w:val="22"/>
              </w:rPr>
              <w:tab/>
            </w:r>
          </w:hyperlink>
          <w:r w:rsidR="008D51A1">
            <w:fldChar w:fldCharType="begin"/>
          </w:r>
          <w:r w:rsidR="002308B9">
            <w:instrText xml:space="preserve"> PAGEREF _44sinio \h </w:instrText>
          </w:r>
          <w:r w:rsidR="008D51A1">
            <w:fldChar w:fldCharType="separate"/>
          </w:r>
          <w:r w:rsidR="002308B9">
            <w:rPr>
              <w:color w:val="000000"/>
            </w:rPr>
            <w:t>Glossário</w:t>
          </w:r>
          <w:r w:rsidR="002308B9">
            <w:rPr>
              <w:color w:val="000000"/>
            </w:rPr>
            <w:tab/>
            <w:t>7</w:t>
          </w:r>
          <w:r w:rsidR="008D51A1">
            <w:fldChar w:fldCharType="end"/>
          </w:r>
        </w:p>
        <w:p w14:paraId="0370EC82"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2jxsxqh">
            <w:r w:rsidR="002308B9">
              <w:rPr>
                <w:color w:val="000000"/>
              </w:rPr>
              <w:t>2.</w:t>
            </w:r>
          </w:hyperlink>
          <w:hyperlink w:anchor="_2jxsxqh">
            <w:r w:rsidR="002308B9">
              <w:rPr>
                <w:rFonts w:ascii="Calibri" w:eastAsia="Calibri" w:hAnsi="Calibri" w:cs="Calibri"/>
                <w:color w:val="000000"/>
                <w:sz w:val="22"/>
                <w:szCs w:val="22"/>
              </w:rPr>
              <w:tab/>
            </w:r>
          </w:hyperlink>
          <w:r w:rsidR="008D51A1">
            <w:fldChar w:fldCharType="begin"/>
          </w:r>
          <w:r w:rsidR="002308B9">
            <w:instrText xml:space="preserve"> PAGEREF _2jxsxqh \h </w:instrText>
          </w:r>
          <w:r w:rsidR="008D51A1">
            <w:fldChar w:fldCharType="separate"/>
          </w:r>
          <w:r w:rsidR="002308B9">
            <w:rPr>
              <w:color w:val="000000"/>
            </w:rPr>
            <w:t>DESCRIÇÃO GERAL DO SISTEMA</w:t>
          </w:r>
          <w:r w:rsidR="002308B9">
            <w:rPr>
              <w:color w:val="000000"/>
            </w:rPr>
            <w:tab/>
            <w:t>7</w:t>
          </w:r>
          <w:r w:rsidR="008D51A1">
            <w:fldChar w:fldCharType="end"/>
          </w:r>
        </w:p>
        <w:p w14:paraId="1E2DDA5F"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z337ya">
            <w:r w:rsidR="002308B9">
              <w:rPr>
                <w:color w:val="000000"/>
              </w:rPr>
              <w:t>2.1</w:t>
            </w:r>
          </w:hyperlink>
          <w:hyperlink w:anchor="_z337ya">
            <w:r w:rsidR="002308B9">
              <w:rPr>
                <w:rFonts w:ascii="Calibri" w:eastAsia="Calibri" w:hAnsi="Calibri" w:cs="Calibri"/>
                <w:color w:val="000000"/>
                <w:sz w:val="22"/>
                <w:szCs w:val="22"/>
              </w:rPr>
              <w:tab/>
            </w:r>
          </w:hyperlink>
          <w:r w:rsidR="008D51A1">
            <w:fldChar w:fldCharType="begin"/>
          </w:r>
          <w:r w:rsidR="002308B9">
            <w:instrText xml:space="preserve"> PAGEREF _z337ya \h </w:instrText>
          </w:r>
          <w:r w:rsidR="008D51A1">
            <w:fldChar w:fldCharType="separate"/>
          </w:r>
          <w:r w:rsidR="002308B9">
            <w:rPr>
              <w:color w:val="000000"/>
            </w:rPr>
            <w:t>Descrição do problema</w:t>
          </w:r>
          <w:r w:rsidR="002308B9">
            <w:rPr>
              <w:color w:val="000000"/>
            </w:rPr>
            <w:tab/>
            <w:t>7</w:t>
          </w:r>
          <w:r w:rsidR="008D51A1">
            <w:fldChar w:fldCharType="end"/>
          </w:r>
        </w:p>
        <w:p w14:paraId="601F2941"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1y810tw">
            <w:r w:rsidR="002308B9">
              <w:rPr>
                <w:color w:val="000000"/>
              </w:rPr>
              <w:t>2.2</w:t>
            </w:r>
          </w:hyperlink>
          <w:hyperlink w:anchor="_1y810tw">
            <w:r w:rsidR="002308B9">
              <w:rPr>
                <w:rFonts w:ascii="Calibri" w:eastAsia="Calibri" w:hAnsi="Calibri" w:cs="Calibri"/>
                <w:color w:val="000000"/>
                <w:sz w:val="22"/>
                <w:szCs w:val="22"/>
              </w:rPr>
              <w:tab/>
            </w:r>
          </w:hyperlink>
          <w:r w:rsidR="008D51A1">
            <w:fldChar w:fldCharType="begin"/>
          </w:r>
          <w:r w:rsidR="002308B9">
            <w:instrText xml:space="preserve"> PAGEREF _1y810tw \h </w:instrText>
          </w:r>
          <w:r w:rsidR="008D51A1">
            <w:fldChar w:fldCharType="separate"/>
          </w:r>
          <w:r w:rsidR="002308B9">
            <w:rPr>
              <w:color w:val="000000"/>
            </w:rPr>
            <w:t>Objetivo do Sistema</w:t>
          </w:r>
          <w:r w:rsidR="002308B9">
            <w:rPr>
              <w:color w:val="000000"/>
            </w:rPr>
            <w:tab/>
            <w:t>8</w:t>
          </w:r>
          <w:r w:rsidR="008D51A1">
            <w:fldChar w:fldCharType="end"/>
          </w:r>
        </w:p>
        <w:p w14:paraId="267E8C0A"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4i7ojhp">
            <w:r w:rsidR="002308B9">
              <w:rPr>
                <w:color w:val="000000"/>
              </w:rPr>
              <w:t>2.3</w:t>
            </w:r>
          </w:hyperlink>
          <w:hyperlink w:anchor="_4i7ojhp">
            <w:r w:rsidR="002308B9">
              <w:rPr>
                <w:rFonts w:ascii="Calibri" w:eastAsia="Calibri" w:hAnsi="Calibri" w:cs="Calibri"/>
                <w:color w:val="000000"/>
                <w:sz w:val="22"/>
                <w:szCs w:val="22"/>
              </w:rPr>
              <w:tab/>
            </w:r>
          </w:hyperlink>
          <w:r w:rsidR="008D51A1">
            <w:fldChar w:fldCharType="begin"/>
          </w:r>
          <w:r w:rsidR="002308B9">
            <w:instrText xml:space="preserve"> PAGEREF _4i7ojhp \h </w:instrText>
          </w:r>
          <w:r w:rsidR="008D51A1">
            <w:fldChar w:fldCharType="separate"/>
          </w:r>
          <w:r w:rsidR="002308B9">
            <w:rPr>
              <w:color w:val="000000"/>
            </w:rPr>
            <w:t>Principais envolvidos no projeto</w:t>
          </w:r>
          <w:r w:rsidR="002308B9">
            <w:rPr>
              <w:color w:val="000000"/>
            </w:rPr>
            <w:tab/>
            <w:t>8</w:t>
          </w:r>
          <w:r w:rsidR="008D51A1">
            <w:fldChar w:fldCharType="end"/>
          </w:r>
        </w:p>
        <w:p w14:paraId="5FCF24E9"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2xcytpi">
            <w:r w:rsidR="002308B9">
              <w:rPr>
                <w:color w:val="000000"/>
              </w:rPr>
              <w:t>2.3.1</w:t>
            </w:r>
          </w:hyperlink>
          <w:hyperlink w:anchor="_2xcytpi">
            <w:r w:rsidR="002308B9">
              <w:rPr>
                <w:rFonts w:ascii="Calibri" w:eastAsia="Calibri" w:hAnsi="Calibri" w:cs="Calibri"/>
                <w:color w:val="000000"/>
                <w:sz w:val="22"/>
                <w:szCs w:val="22"/>
              </w:rPr>
              <w:tab/>
            </w:r>
          </w:hyperlink>
          <w:r w:rsidR="008D51A1">
            <w:fldChar w:fldCharType="begin"/>
          </w:r>
          <w:r w:rsidR="002308B9">
            <w:instrText xml:space="preserve"> PAGEREF _2xcytpi \h </w:instrText>
          </w:r>
          <w:r w:rsidR="008D51A1">
            <w:fldChar w:fldCharType="separate"/>
          </w:r>
          <w:r w:rsidR="002308B9">
            <w:rPr>
              <w:color w:val="000000"/>
            </w:rPr>
            <w:t>Usuários do Sistema</w:t>
          </w:r>
          <w:r w:rsidR="002308B9">
            <w:rPr>
              <w:color w:val="000000"/>
            </w:rPr>
            <w:tab/>
            <w:t>8</w:t>
          </w:r>
          <w:r w:rsidR="008D51A1">
            <w:fldChar w:fldCharType="end"/>
          </w:r>
        </w:p>
        <w:p w14:paraId="28C7F136"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1ci93xb">
            <w:r w:rsidR="002308B9">
              <w:rPr>
                <w:color w:val="000000"/>
              </w:rPr>
              <w:t>2.3.2</w:t>
            </w:r>
          </w:hyperlink>
          <w:hyperlink w:anchor="_1ci93xb">
            <w:r w:rsidR="002308B9">
              <w:rPr>
                <w:rFonts w:ascii="Calibri" w:eastAsia="Calibri" w:hAnsi="Calibri" w:cs="Calibri"/>
                <w:color w:val="000000"/>
                <w:sz w:val="22"/>
                <w:szCs w:val="22"/>
              </w:rPr>
              <w:tab/>
            </w:r>
          </w:hyperlink>
          <w:r w:rsidR="008D51A1">
            <w:fldChar w:fldCharType="begin"/>
          </w:r>
          <w:r w:rsidR="002308B9">
            <w:instrText xml:space="preserve"> PAGEREF _1ci93xb \h </w:instrText>
          </w:r>
          <w:r w:rsidR="008D51A1">
            <w:fldChar w:fldCharType="separate"/>
          </w:r>
          <w:r w:rsidR="002308B9">
            <w:rPr>
              <w:color w:val="000000"/>
            </w:rPr>
            <w:t>Desenvolvedores do sistema</w:t>
          </w:r>
          <w:r w:rsidR="002308B9">
            <w:rPr>
              <w:color w:val="000000"/>
            </w:rPr>
            <w:tab/>
            <w:t>8</w:t>
          </w:r>
          <w:r w:rsidR="008D51A1">
            <w:fldChar w:fldCharType="end"/>
          </w:r>
        </w:p>
        <w:p w14:paraId="197D740B"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3whwml4">
            <w:r w:rsidR="002308B9">
              <w:rPr>
                <w:color w:val="000000"/>
              </w:rPr>
              <w:t>2.4</w:t>
            </w:r>
          </w:hyperlink>
          <w:hyperlink w:anchor="_3whwml4">
            <w:r w:rsidR="002308B9">
              <w:rPr>
                <w:rFonts w:ascii="Calibri" w:eastAsia="Calibri" w:hAnsi="Calibri" w:cs="Calibri"/>
                <w:color w:val="000000"/>
                <w:sz w:val="22"/>
                <w:szCs w:val="22"/>
              </w:rPr>
              <w:tab/>
            </w:r>
          </w:hyperlink>
          <w:r w:rsidR="008D51A1">
            <w:fldChar w:fldCharType="begin"/>
          </w:r>
          <w:r w:rsidR="002308B9">
            <w:instrText xml:space="preserve"> PAGEREF _3whwml4 \h </w:instrText>
          </w:r>
          <w:r w:rsidR="008D51A1">
            <w:fldChar w:fldCharType="separate"/>
          </w:r>
          <w:r w:rsidR="002308B9">
            <w:rPr>
              <w:color w:val="000000"/>
            </w:rPr>
            <w:t>Regras de negócio</w:t>
          </w:r>
          <w:r w:rsidR="002308B9">
            <w:rPr>
              <w:color w:val="000000"/>
            </w:rPr>
            <w:tab/>
            <w:t>8</w:t>
          </w:r>
          <w:r w:rsidR="008D51A1">
            <w:fldChar w:fldCharType="end"/>
          </w:r>
        </w:p>
        <w:p w14:paraId="7CD99226"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2bn6wsx">
            <w:r w:rsidR="002308B9">
              <w:rPr>
                <w:color w:val="000000"/>
              </w:rPr>
              <w:t>3.</w:t>
            </w:r>
          </w:hyperlink>
          <w:hyperlink w:anchor="_2bn6wsx">
            <w:r w:rsidR="002308B9">
              <w:rPr>
                <w:rFonts w:ascii="Calibri" w:eastAsia="Calibri" w:hAnsi="Calibri" w:cs="Calibri"/>
                <w:color w:val="000000"/>
                <w:sz w:val="22"/>
                <w:szCs w:val="22"/>
              </w:rPr>
              <w:tab/>
            </w:r>
          </w:hyperlink>
          <w:r w:rsidR="008D51A1">
            <w:fldChar w:fldCharType="begin"/>
          </w:r>
          <w:r w:rsidR="002308B9">
            <w:instrText xml:space="preserve"> PAGEREF _2bn6wsx \h </w:instrText>
          </w:r>
          <w:r w:rsidR="008D51A1">
            <w:fldChar w:fldCharType="separate"/>
          </w:r>
          <w:r w:rsidR="002308B9">
            <w:rPr>
              <w:color w:val="000000"/>
            </w:rPr>
            <w:t>REQUISITOS FUNCIONAIS</w:t>
          </w:r>
          <w:r w:rsidR="002308B9">
            <w:rPr>
              <w:color w:val="000000"/>
            </w:rPr>
            <w:tab/>
            <w:t>9</w:t>
          </w:r>
          <w:r w:rsidR="008D51A1">
            <w:fldChar w:fldCharType="end"/>
          </w:r>
        </w:p>
        <w:p w14:paraId="41C8B8EF"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qsh70q">
            <w:r w:rsidR="002308B9">
              <w:rPr>
                <w:color w:val="000000"/>
              </w:rPr>
              <w:t>RF01.</w:t>
            </w:r>
          </w:hyperlink>
          <w:hyperlink w:anchor="_qsh70q">
            <w:r w:rsidR="002308B9">
              <w:rPr>
                <w:rFonts w:ascii="Calibri" w:eastAsia="Calibri" w:hAnsi="Calibri" w:cs="Calibri"/>
                <w:color w:val="000000"/>
                <w:sz w:val="22"/>
                <w:szCs w:val="22"/>
              </w:rPr>
              <w:tab/>
            </w:r>
          </w:hyperlink>
          <w:r w:rsidR="008D51A1">
            <w:fldChar w:fldCharType="begin"/>
          </w:r>
          <w:r w:rsidR="002308B9">
            <w:instrText xml:space="preserve"> PAGEREF _qsh70q \h </w:instrText>
          </w:r>
          <w:r w:rsidR="008D51A1">
            <w:fldChar w:fldCharType="separate"/>
          </w:r>
          <w:r w:rsidR="002308B9">
            <w:rPr>
              <w:color w:val="000000"/>
            </w:rPr>
            <w:t>Cadastrar cliente</w:t>
          </w:r>
          <w:r w:rsidR="002308B9">
            <w:rPr>
              <w:color w:val="000000"/>
            </w:rPr>
            <w:tab/>
            <w:t>9</w:t>
          </w:r>
          <w:r w:rsidR="008D51A1">
            <w:fldChar w:fldCharType="end"/>
          </w:r>
        </w:p>
        <w:p w14:paraId="4C6B8FDA"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3as4poj">
            <w:r w:rsidR="002308B9">
              <w:rPr>
                <w:color w:val="000000"/>
              </w:rPr>
              <w:t>RF02.</w:t>
            </w:r>
          </w:hyperlink>
          <w:hyperlink w:anchor="_3as4poj">
            <w:r w:rsidR="002308B9">
              <w:rPr>
                <w:rFonts w:ascii="Calibri" w:eastAsia="Calibri" w:hAnsi="Calibri" w:cs="Calibri"/>
                <w:color w:val="000000"/>
                <w:sz w:val="22"/>
                <w:szCs w:val="22"/>
              </w:rPr>
              <w:tab/>
            </w:r>
          </w:hyperlink>
          <w:r w:rsidR="008D51A1">
            <w:fldChar w:fldCharType="begin"/>
          </w:r>
          <w:r w:rsidR="002308B9">
            <w:instrText xml:space="preserve"> PAGEREF _3as4poj \h </w:instrText>
          </w:r>
          <w:r w:rsidR="008D51A1">
            <w:fldChar w:fldCharType="separate"/>
          </w:r>
          <w:r w:rsidR="002308B9">
            <w:rPr>
              <w:color w:val="000000"/>
            </w:rPr>
            <w:t>Cadastrar serviços</w:t>
          </w:r>
          <w:r w:rsidR="002308B9">
            <w:rPr>
              <w:color w:val="000000"/>
            </w:rPr>
            <w:tab/>
            <w:t>9</w:t>
          </w:r>
          <w:r w:rsidR="008D51A1">
            <w:fldChar w:fldCharType="end"/>
          </w:r>
        </w:p>
        <w:p w14:paraId="557A6EAB"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49x2ik5">
            <w:r w:rsidR="002308B9">
              <w:rPr>
                <w:color w:val="000000"/>
              </w:rPr>
              <w:t>RF03.</w:t>
            </w:r>
          </w:hyperlink>
          <w:hyperlink w:anchor="_49x2ik5">
            <w:r w:rsidR="002308B9">
              <w:rPr>
                <w:rFonts w:ascii="Calibri" w:eastAsia="Calibri" w:hAnsi="Calibri" w:cs="Calibri"/>
                <w:color w:val="000000"/>
                <w:sz w:val="22"/>
                <w:szCs w:val="22"/>
              </w:rPr>
              <w:tab/>
            </w:r>
          </w:hyperlink>
          <w:r w:rsidR="008D51A1">
            <w:fldChar w:fldCharType="begin"/>
          </w:r>
          <w:r w:rsidR="002308B9">
            <w:instrText xml:space="preserve"> PAGEREF _49x2ik5 \h </w:instrText>
          </w:r>
          <w:r w:rsidR="008D51A1">
            <w:fldChar w:fldCharType="separate"/>
          </w:r>
          <w:r w:rsidR="002308B9">
            <w:rPr>
              <w:color w:val="000000"/>
            </w:rPr>
            <w:t>Gerar ordem serviço</w:t>
          </w:r>
          <w:r w:rsidR="002308B9">
            <w:rPr>
              <w:color w:val="000000"/>
            </w:rPr>
            <w:tab/>
            <w:t>10</w:t>
          </w:r>
          <w:r w:rsidR="008D51A1">
            <w:fldChar w:fldCharType="end"/>
          </w:r>
        </w:p>
        <w:p w14:paraId="54F4731B"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2p2csry">
            <w:r w:rsidR="002308B9">
              <w:rPr>
                <w:color w:val="000000"/>
              </w:rPr>
              <w:t>RF04.</w:t>
            </w:r>
          </w:hyperlink>
          <w:hyperlink w:anchor="_2p2csry">
            <w:r w:rsidR="002308B9">
              <w:rPr>
                <w:rFonts w:ascii="Calibri" w:eastAsia="Calibri" w:hAnsi="Calibri" w:cs="Calibri"/>
                <w:color w:val="000000"/>
                <w:sz w:val="22"/>
                <w:szCs w:val="22"/>
              </w:rPr>
              <w:tab/>
            </w:r>
          </w:hyperlink>
          <w:r w:rsidR="008D51A1">
            <w:fldChar w:fldCharType="begin"/>
          </w:r>
          <w:r w:rsidR="002308B9">
            <w:instrText xml:space="preserve"> PAGEREF _2p2csry \h </w:instrText>
          </w:r>
          <w:r w:rsidR="008D51A1">
            <w:fldChar w:fldCharType="separate"/>
          </w:r>
          <w:r w:rsidR="002308B9">
            <w:rPr>
              <w:color w:val="000000"/>
            </w:rPr>
            <w:t>Controlar agenda</w:t>
          </w:r>
          <w:r w:rsidR="002308B9">
            <w:rPr>
              <w:color w:val="000000"/>
            </w:rPr>
            <w:tab/>
            <w:t>10</w:t>
          </w:r>
          <w:r w:rsidR="008D51A1">
            <w:fldChar w:fldCharType="end"/>
          </w:r>
        </w:p>
        <w:p w14:paraId="40F0BC9C"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147n2zr">
            <w:r w:rsidR="002308B9">
              <w:rPr>
                <w:color w:val="000000"/>
              </w:rPr>
              <w:t>RF05.</w:t>
            </w:r>
          </w:hyperlink>
          <w:hyperlink w:anchor="_147n2zr">
            <w:r w:rsidR="002308B9">
              <w:rPr>
                <w:rFonts w:ascii="Calibri" w:eastAsia="Calibri" w:hAnsi="Calibri" w:cs="Calibri"/>
                <w:color w:val="000000"/>
                <w:sz w:val="22"/>
                <w:szCs w:val="22"/>
              </w:rPr>
              <w:tab/>
            </w:r>
          </w:hyperlink>
          <w:r w:rsidR="008D51A1">
            <w:fldChar w:fldCharType="begin"/>
          </w:r>
          <w:r w:rsidR="002308B9">
            <w:instrText xml:space="preserve"> PAGEREF _147n2zr \h </w:instrText>
          </w:r>
          <w:r w:rsidR="008D51A1">
            <w:fldChar w:fldCharType="separate"/>
          </w:r>
          <w:r w:rsidR="002308B9">
            <w:rPr>
              <w:color w:val="000000"/>
            </w:rPr>
            <w:t>Entregar serviço</w:t>
          </w:r>
          <w:r w:rsidR="002308B9">
            <w:rPr>
              <w:color w:val="000000"/>
            </w:rPr>
            <w:tab/>
            <w:t>11</w:t>
          </w:r>
          <w:r w:rsidR="008D51A1">
            <w:fldChar w:fldCharType="end"/>
          </w:r>
        </w:p>
        <w:p w14:paraId="6E80726D"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3o7alnk">
            <w:r w:rsidR="002308B9">
              <w:rPr>
                <w:color w:val="000000"/>
              </w:rPr>
              <w:t>RF06.</w:t>
            </w:r>
          </w:hyperlink>
          <w:hyperlink w:anchor="_3o7alnk">
            <w:r w:rsidR="002308B9">
              <w:rPr>
                <w:rFonts w:ascii="Calibri" w:eastAsia="Calibri" w:hAnsi="Calibri" w:cs="Calibri"/>
                <w:color w:val="000000"/>
                <w:sz w:val="22"/>
                <w:szCs w:val="22"/>
              </w:rPr>
              <w:tab/>
            </w:r>
          </w:hyperlink>
          <w:r w:rsidR="008D51A1">
            <w:fldChar w:fldCharType="begin"/>
          </w:r>
          <w:r w:rsidR="002308B9">
            <w:instrText xml:space="preserve"> PAGEREF _3o7alnk \h </w:instrText>
          </w:r>
          <w:r w:rsidR="008D51A1">
            <w:fldChar w:fldCharType="separate"/>
          </w:r>
          <w:r w:rsidR="002308B9">
            <w:rPr>
              <w:color w:val="000000"/>
            </w:rPr>
            <w:t>Receber pagamento</w:t>
          </w:r>
          <w:r w:rsidR="002308B9">
            <w:rPr>
              <w:color w:val="000000"/>
            </w:rPr>
            <w:tab/>
            <w:t>11</w:t>
          </w:r>
          <w:r w:rsidR="008D51A1">
            <w:fldChar w:fldCharType="end"/>
          </w:r>
        </w:p>
        <w:p w14:paraId="50B2C3EC"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23ckvvd">
            <w:r w:rsidR="002308B9">
              <w:rPr>
                <w:color w:val="000000"/>
              </w:rPr>
              <w:t>RF07.</w:t>
            </w:r>
          </w:hyperlink>
          <w:hyperlink w:anchor="_23ckvvd">
            <w:r w:rsidR="002308B9">
              <w:rPr>
                <w:rFonts w:ascii="Calibri" w:eastAsia="Calibri" w:hAnsi="Calibri" w:cs="Calibri"/>
                <w:color w:val="000000"/>
                <w:sz w:val="22"/>
                <w:szCs w:val="22"/>
              </w:rPr>
              <w:tab/>
            </w:r>
          </w:hyperlink>
          <w:r w:rsidR="008D51A1">
            <w:fldChar w:fldCharType="begin"/>
          </w:r>
          <w:r w:rsidR="002308B9">
            <w:instrText xml:space="preserve"> PAGEREF _23ckvvd \h </w:instrText>
          </w:r>
          <w:r w:rsidR="008D51A1">
            <w:fldChar w:fldCharType="separate"/>
          </w:r>
          <w:r w:rsidR="002308B9">
            <w:rPr>
              <w:color w:val="000000"/>
            </w:rPr>
            <w:t>Relatório número de serviços</w:t>
          </w:r>
          <w:r w:rsidR="002308B9">
            <w:rPr>
              <w:color w:val="000000"/>
            </w:rPr>
            <w:tab/>
            <w:t>11</w:t>
          </w:r>
          <w:r w:rsidR="008D51A1">
            <w:fldChar w:fldCharType="end"/>
          </w:r>
        </w:p>
        <w:p w14:paraId="7513062E"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ihv636">
            <w:r w:rsidR="002308B9">
              <w:rPr>
                <w:color w:val="000000"/>
              </w:rPr>
              <w:t>RF08.</w:t>
            </w:r>
          </w:hyperlink>
          <w:hyperlink w:anchor="_ihv636">
            <w:r w:rsidR="002308B9">
              <w:rPr>
                <w:rFonts w:ascii="Calibri" w:eastAsia="Calibri" w:hAnsi="Calibri" w:cs="Calibri"/>
                <w:color w:val="000000"/>
                <w:sz w:val="22"/>
                <w:szCs w:val="22"/>
              </w:rPr>
              <w:tab/>
            </w:r>
          </w:hyperlink>
          <w:r w:rsidR="008D51A1">
            <w:fldChar w:fldCharType="begin"/>
          </w:r>
          <w:r w:rsidR="002308B9">
            <w:instrText xml:space="preserve"> PAGEREF _ihv636 \h </w:instrText>
          </w:r>
          <w:r w:rsidR="008D51A1">
            <w:fldChar w:fldCharType="separate"/>
          </w:r>
          <w:r w:rsidR="002308B9">
            <w:rPr>
              <w:color w:val="000000"/>
            </w:rPr>
            <w:t>Relatório faturamento</w:t>
          </w:r>
          <w:r w:rsidR="002308B9">
            <w:rPr>
              <w:color w:val="000000"/>
            </w:rPr>
            <w:tab/>
            <w:t>12</w:t>
          </w:r>
          <w:r w:rsidR="008D51A1">
            <w:fldChar w:fldCharType="end"/>
          </w:r>
        </w:p>
        <w:p w14:paraId="75E0FD8E"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32hioqz">
            <w:r w:rsidR="002308B9">
              <w:rPr>
                <w:color w:val="000000"/>
              </w:rPr>
              <w:t>RF09.</w:t>
            </w:r>
          </w:hyperlink>
          <w:hyperlink w:anchor="_32hioqz">
            <w:r w:rsidR="002308B9">
              <w:rPr>
                <w:rFonts w:ascii="Calibri" w:eastAsia="Calibri" w:hAnsi="Calibri" w:cs="Calibri"/>
                <w:color w:val="000000"/>
                <w:sz w:val="22"/>
                <w:szCs w:val="22"/>
              </w:rPr>
              <w:tab/>
            </w:r>
          </w:hyperlink>
          <w:r w:rsidR="008D51A1">
            <w:fldChar w:fldCharType="begin"/>
          </w:r>
          <w:r w:rsidR="002308B9">
            <w:instrText xml:space="preserve"> PAGEREF _32hioqz \h </w:instrText>
          </w:r>
          <w:r w:rsidR="008D51A1">
            <w:fldChar w:fldCharType="separate"/>
          </w:r>
          <w:r w:rsidR="002308B9">
            <w:rPr>
              <w:color w:val="000000"/>
            </w:rPr>
            <w:t>Relatório de serviços a prazo</w:t>
          </w:r>
          <w:r w:rsidR="002308B9">
            <w:rPr>
              <w:color w:val="000000"/>
            </w:rPr>
            <w:tab/>
            <w:t>12</w:t>
          </w:r>
          <w:r w:rsidR="008D51A1">
            <w:fldChar w:fldCharType="end"/>
          </w:r>
        </w:p>
        <w:p w14:paraId="536C31B0" w14:textId="77777777" w:rsidR="008D51A1" w:rsidRDefault="00893E16">
          <w:pPr>
            <w:pStyle w:val="Normal1"/>
            <w:pBdr>
              <w:top w:val="nil"/>
              <w:left w:val="nil"/>
              <w:bottom w:val="nil"/>
              <w:right w:val="nil"/>
              <w:between w:val="nil"/>
            </w:pBdr>
            <w:tabs>
              <w:tab w:val="left" w:pos="1100"/>
              <w:tab w:val="right" w:pos="9062"/>
            </w:tabs>
            <w:spacing w:after="100"/>
            <w:rPr>
              <w:rFonts w:ascii="Calibri" w:eastAsia="Calibri" w:hAnsi="Calibri" w:cs="Calibri"/>
              <w:color w:val="000000"/>
              <w:sz w:val="22"/>
              <w:szCs w:val="22"/>
            </w:rPr>
          </w:pPr>
          <w:hyperlink w:anchor="_1hmsyys">
            <w:r w:rsidR="002308B9">
              <w:rPr>
                <w:color w:val="000000"/>
              </w:rPr>
              <w:t>RF010.</w:t>
            </w:r>
          </w:hyperlink>
          <w:hyperlink w:anchor="_1hmsyys">
            <w:r w:rsidR="002308B9">
              <w:rPr>
                <w:rFonts w:ascii="Calibri" w:eastAsia="Calibri" w:hAnsi="Calibri" w:cs="Calibri"/>
                <w:color w:val="000000"/>
                <w:sz w:val="22"/>
                <w:szCs w:val="22"/>
              </w:rPr>
              <w:tab/>
            </w:r>
          </w:hyperlink>
          <w:r w:rsidR="008D51A1">
            <w:fldChar w:fldCharType="begin"/>
          </w:r>
          <w:r w:rsidR="002308B9">
            <w:instrText xml:space="preserve"> PAGEREF _1hmsyys \h </w:instrText>
          </w:r>
          <w:r w:rsidR="008D51A1">
            <w:fldChar w:fldCharType="separate"/>
          </w:r>
          <w:r w:rsidR="002308B9">
            <w:rPr>
              <w:color w:val="000000"/>
            </w:rPr>
            <w:t>Relatório de tempo médio</w:t>
          </w:r>
          <w:r w:rsidR="002308B9">
            <w:rPr>
              <w:color w:val="000000"/>
            </w:rPr>
            <w:tab/>
            <w:t>12</w:t>
          </w:r>
          <w:r w:rsidR="008D51A1">
            <w:fldChar w:fldCharType="end"/>
          </w:r>
        </w:p>
        <w:p w14:paraId="78BB0593" w14:textId="77777777" w:rsidR="008D51A1" w:rsidRDefault="00893E16">
          <w:pPr>
            <w:pStyle w:val="Normal1"/>
            <w:pBdr>
              <w:top w:val="nil"/>
              <w:left w:val="nil"/>
              <w:bottom w:val="nil"/>
              <w:right w:val="nil"/>
              <w:between w:val="nil"/>
            </w:pBdr>
            <w:tabs>
              <w:tab w:val="left" w:pos="1100"/>
              <w:tab w:val="right" w:pos="9062"/>
            </w:tabs>
            <w:spacing w:after="100"/>
            <w:rPr>
              <w:rFonts w:ascii="Calibri" w:eastAsia="Calibri" w:hAnsi="Calibri" w:cs="Calibri"/>
              <w:color w:val="000000"/>
              <w:sz w:val="22"/>
              <w:szCs w:val="22"/>
            </w:rPr>
          </w:pPr>
          <w:hyperlink w:anchor="_41mghml">
            <w:r w:rsidR="002308B9">
              <w:rPr>
                <w:color w:val="000000"/>
              </w:rPr>
              <w:t>RF011.</w:t>
            </w:r>
          </w:hyperlink>
          <w:hyperlink w:anchor="_41mghml">
            <w:r w:rsidR="002308B9">
              <w:rPr>
                <w:rFonts w:ascii="Calibri" w:eastAsia="Calibri" w:hAnsi="Calibri" w:cs="Calibri"/>
                <w:color w:val="000000"/>
                <w:sz w:val="22"/>
                <w:szCs w:val="22"/>
              </w:rPr>
              <w:tab/>
            </w:r>
          </w:hyperlink>
          <w:r w:rsidR="008D51A1">
            <w:fldChar w:fldCharType="begin"/>
          </w:r>
          <w:r w:rsidR="002308B9">
            <w:instrText xml:space="preserve"> PAGEREF _41mghml \h </w:instrText>
          </w:r>
          <w:r w:rsidR="008D51A1">
            <w:fldChar w:fldCharType="separate"/>
          </w:r>
          <w:r w:rsidR="002308B9">
            <w:rPr>
              <w:color w:val="000000"/>
            </w:rPr>
            <w:t>Relatório de clientes atendidos</w:t>
          </w:r>
          <w:r w:rsidR="002308B9">
            <w:rPr>
              <w:color w:val="000000"/>
            </w:rPr>
            <w:tab/>
            <w:t>13</w:t>
          </w:r>
          <w:r w:rsidR="008D51A1">
            <w:fldChar w:fldCharType="end"/>
          </w:r>
        </w:p>
        <w:p w14:paraId="39D1D409"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2grqrue">
            <w:r w:rsidR="002308B9">
              <w:rPr>
                <w:color w:val="000000"/>
              </w:rPr>
              <w:t>4.</w:t>
            </w:r>
          </w:hyperlink>
          <w:hyperlink w:anchor="_2grqrue">
            <w:r w:rsidR="002308B9">
              <w:rPr>
                <w:rFonts w:ascii="Calibri" w:eastAsia="Calibri" w:hAnsi="Calibri" w:cs="Calibri"/>
                <w:color w:val="000000"/>
                <w:sz w:val="22"/>
                <w:szCs w:val="22"/>
              </w:rPr>
              <w:tab/>
            </w:r>
          </w:hyperlink>
          <w:r w:rsidR="008D51A1">
            <w:fldChar w:fldCharType="begin"/>
          </w:r>
          <w:r w:rsidR="002308B9">
            <w:instrText xml:space="preserve"> PAGEREF _2grqrue \h </w:instrText>
          </w:r>
          <w:r w:rsidR="008D51A1">
            <w:fldChar w:fldCharType="separate"/>
          </w:r>
          <w:r w:rsidR="002308B9">
            <w:rPr>
              <w:color w:val="000000"/>
            </w:rPr>
            <w:t>DIAGRAMAS DE CASO DE USO</w:t>
          </w:r>
          <w:r w:rsidR="002308B9">
            <w:rPr>
              <w:color w:val="000000"/>
            </w:rPr>
            <w:tab/>
            <w:t>14</w:t>
          </w:r>
          <w:r w:rsidR="008D51A1">
            <w:fldChar w:fldCharType="end"/>
          </w:r>
        </w:p>
        <w:p w14:paraId="41C02C05"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vx1227">
            <w:r w:rsidR="002308B9">
              <w:rPr>
                <w:color w:val="000000"/>
              </w:rPr>
              <w:t>4.1</w:t>
            </w:r>
          </w:hyperlink>
          <w:hyperlink w:anchor="_vx1227">
            <w:r w:rsidR="002308B9">
              <w:rPr>
                <w:rFonts w:ascii="Calibri" w:eastAsia="Calibri" w:hAnsi="Calibri" w:cs="Calibri"/>
                <w:color w:val="000000"/>
                <w:sz w:val="22"/>
                <w:szCs w:val="22"/>
              </w:rPr>
              <w:tab/>
            </w:r>
          </w:hyperlink>
          <w:r w:rsidR="008D51A1">
            <w:fldChar w:fldCharType="begin"/>
          </w:r>
          <w:r w:rsidR="002308B9">
            <w:instrText xml:space="preserve"> PAGEREF _vx1227 \h </w:instrText>
          </w:r>
          <w:r w:rsidR="008D51A1">
            <w:fldChar w:fldCharType="separate"/>
          </w:r>
          <w:r w:rsidR="002308B9">
            <w:rPr>
              <w:color w:val="000000"/>
            </w:rPr>
            <w:t>Cadastrar Cliente (UseCase Diagram)</w:t>
          </w:r>
          <w:r w:rsidR="002308B9">
            <w:rPr>
              <w:color w:val="000000"/>
            </w:rPr>
            <w:tab/>
            <w:t>14</w:t>
          </w:r>
          <w:r w:rsidR="008D51A1">
            <w:fldChar w:fldCharType="end"/>
          </w:r>
        </w:p>
        <w:p w14:paraId="046591FD"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3fwokq0">
            <w:r w:rsidR="002308B9">
              <w:rPr>
                <w:color w:val="000000"/>
              </w:rPr>
              <w:t>4.2</w:t>
            </w:r>
          </w:hyperlink>
          <w:hyperlink w:anchor="_3fwokq0">
            <w:r w:rsidR="002308B9">
              <w:rPr>
                <w:rFonts w:ascii="Calibri" w:eastAsia="Calibri" w:hAnsi="Calibri" w:cs="Calibri"/>
                <w:color w:val="000000"/>
                <w:sz w:val="22"/>
                <w:szCs w:val="22"/>
              </w:rPr>
              <w:tab/>
            </w:r>
          </w:hyperlink>
          <w:r w:rsidR="008D51A1">
            <w:fldChar w:fldCharType="begin"/>
          </w:r>
          <w:r w:rsidR="002308B9">
            <w:instrText xml:space="preserve"> PAGEREF _3fwokq0 \h </w:instrText>
          </w:r>
          <w:r w:rsidR="008D51A1">
            <w:fldChar w:fldCharType="separate"/>
          </w:r>
          <w:r w:rsidR="002308B9">
            <w:rPr>
              <w:color w:val="000000"/>
            </w:rPr>
            <w:t>Cadastrar Ordem de Serviço (UseCase Diagram)</w:t>
          </w:r>
          <w:r w:rsidR="002308B9">
            <w:rPr>
              <w:color w:val="000000"/>
            </w:rPr>
            <w:tab/>
            <w:t>15</w:t>
          </w:r>
          <w:r w:rsidR="008D51A1">
            <w:fldChar w:fldCharType="end"/>
          </w:r>
        </w:p>
        <w:p w14:paraId="479E460A"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1v1yuxt">
            <w:r w:rsidR="002308B9">
              <w:rPr>
                <w:color w:val="000000"/>
              </w:rPr>
              <w:t>4.3</w:t>
            </w:r>
          </w:hyperlink>
          <w:hyperlink w:anchor="_1v1yuxt">
            <w:r w:rsidR="002308B9">
              <w:rPr>
                <w:rFonts w:ascii="Calibri" w:eastAsia="Calibri" w:hAnsi="Calibri" w:cs="Calibri"/>
                <w:color w:val="000000"/>
                <w:sz w:val="22"/>
                <w:szCs w:val="22"/>
              </w:rPr>
              <w:tab/>
            </w:r>
          </w:hyperlink>
          <w:r w:rsidR="008D51A1">
            <w:fldChar w:fldCharType="begin"/>
          </w:r>
          <w:r w:rsidR="002308B9">
            <w:instrText xml:space="preserve"> PAGEREF _1v1yuxt \h </w:instrText>
          </w:r>
          <w:r w:rsidR="008D51A1">
            <w:fldChar w:fldCharType="separate"/>
          </w:r>
          <w:r w:rsidR="002308B9">
            <w:rPr>
              <w:color w:val="000000"/>
            </w:rPr>
            <w:t>Controlar Agenda (UseCase Diagram)</w:t>
          </w:r>
          <w:r w:rsidR="002308B9">
            <w:rPr>
              <w:color w:val="000000"/>
            </w:rPr>
            <w:tab/>
            <w:t>16</w:t>
          </w:r>
          <w:r w:rsidR="008D51A1">
            <w:fldChar w:fldCharType="end"/>
          </w:r>
        </w:p>
        <w:p w14:paraId="1DF1D124"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4f1mdlm">
            <w:r w:rsidR="002308B9">
              <w:rPr>
                <w:color w:val="000000"/>
              </w:rPr>
              <w:t>4.4</w:t>
            </w:r>
          </w:hyperlink>
          <w:hyperlink w:anchor="_4f1mdlm">
            <w:r w:rsidR="002308B9">
              <w:rPr>
                <w:rFonts w:ascii="Calibri" w:eastAsia="Calibri" w:hAnsi="Calibri" w:cs="Calibri"/>
                <w:color w:val="000000"/>
                <w:sz w:val="22"/>
                <w:szCs w:val="22"/>
              </w:rPr>
              <w:tab/>
            </w:r>
          </w:hyperlink>
          <w:r w:rsidR="008D51A1">
            <w:fldChar w:fldCharType="begin"/>
          </w:r>
          <w:r w:rsidR="002308B9">
            <w:instrText xml:space="preserve"> PAGEREF _4f1mdlm \h </w:instrText>
          </w:r>
          <w:r w:rsidR="008D51A1">
            <w:fldChar w:fldCharType="separate"/>
          </w:r>
          <w:r w:rsidR="002308B9">
            <w:rPr>
              <w:color w:val="000000"/>
            </w:rPr>
            <w:t>Relatório de Clientes Atendidos (UseCase Diagram)</w:t>
          </w:r>
          <w:r w:rsidR="002308B9">
            <w:rPr>
              <w:color w:val="000000"/>
            </w:rPr>
            <w:tab/>
            <w:t>17</w:t>
          </w:r>
          <w:r w:rsidR="008D51A1">
            <w:fldChar w:fldCharType="end"/>
          </w:r>
        </w:p>
        <w:p w14:paraId="60F10DF2"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2u6wntf">
            <w:r w:rsidR="002308B9">
              <w:rPr>
                <w:color w:val="000000"/>
              </w:rPr>
              <w:t>4.5</w:t>
            </w:r>
          </w:hyperlink>
          <w:hyperlink w:anchor="_2u6wntf">
            <w:r w:rsidR="002308B9">
              <w:rPr>
                <w:rFonts w:ascii="Calibri" w:eastAsia="Calibri" w:hAnsi="Calibri" w:cs="Calibri"/>
                <w:color w:val="000000"/>
                <w:sz w:val="22"/>
                <w:szCs w:val="22"/>
              </w:rPr>
              <w:tab/>
            </w:r>
          </w:hyperlink>
          <w:r w:rsidR="008D51A1">
            <w:fldChar w:fldCharType="begin"/>
          </w:r>
          <w:r w:rsidR="002308B9">
            <w:instrText xml:space="preserve"> PAGEREF _2u6wntf \h </w:instrText>
          </w:r>
          <w:r w:rsidR="008D51A1">
            <w:fldChar w:fldCharType="separate"/>
          </w:r>
          <w:r w:rsidR="002308B9">
            <w:rPr>
              <w:color w:val="000000"/>
            </w:rPr>
            <w:t>Relatório de Faturamento (UseCase Diagram)</w:t>
          </w:r>
          <w:r w:rsidR="002308B9">
            <w:rPr>
              <w:color w:val="000000"/>
            </w:rPr>
            <w:tab/>
            <w:t>18</w:t>
          </w:r>
          <w:r w:rsidR="008D51A1">
            <w:fldChar w:fldCharType="end"/>
          </w:r>
        </w:p>
        <w:p w14:paraId="1AB0DBC7"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19c6y18">
            <w:r w:rsidR="002308B9">
              <w:rPr>
                <w:color w:val="000000"/>
              </w:rPr>
              <w:t>4.6</w:t>
            </w:r>
          </w:hyperlink>
          <w:hyperlink w:anchor="_19c6y18">
            <w:r w:rsidR="002308B9">
              <w:rPr>
                <w:rFonts w:ascii="Calibri" w:eastAsia="Calibri" w:hAnsi="Calibri" w:cs="Calibri"/>
                <w:color w:val="000000"/>
                <w:sz w:val="22"/>
                <w:szCs w:val="22"/>
              </w:rPr>
              <w:tab/>
            </w:r>
          </w:hyperlink>
          <w:r w:rsidR="008D51A1">
            <w:fldChar w:fldCharType="begin"/>
          </w:r>
          <w:r w:rsidR="002308B9">
            <w:instrText xml:space="preserve"> PAGEREF _19c6y18 \h </w:instrText>
          </w:r>
          <w:r w:rsidR="008D51A1">
            <w:fldChar w:fldCharType="separate"/>
          </w:r>
          <w:r w:rsidR="002308B9">
            <w:rPr>
              <w:color w:val="000000"/>
            </w:rPr>
            <w:t>Relatório de Tempo Médio (UseCase Diagram)</w:t>
          </w:r>
          <w:r w:rsidR="002308B9">
            <w:rPr>
              <w:color w:val="000000"/>
            </w:rPr>
            <w:tab/>
            <w:t>19</w:t>
          </w:r>
          <w:r w:rsidR="008D51A1">
            <w:fldChar w:fldCharType="end"/>
          </w:r>
        </w:p>
        <w:p w14:paraId="0DEC1320"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3tbugp1">
            <w:r w:rsidR="002308B9">
              <w:rPr>
                <w:color w:val="000000"/>
              </w:rPr>
              <w:t>4.7</w:t>
            </w:r>
          </w:hyperlink>
          <w:hyperlink w:anchor="_3tbugp1">
            <w:r w:rsidR="002308B9">
              <w:rPr>
                <w:rFonts w:ascii="Calibri" w:eastAsia="Calibri" w:hAnsi="Calibri" w:cs="Calibri"/>
                <w:color w:val="000000"/>
                <w:sz w:val="22"/>
                <w:szCs w:val="22"/>
              </w:rPr>
              <w:tab/>
            </w:r>
          </w:hyperlink>
          <w:r w:rsidR="008D51A1">
            <w:fldChar w:fldCharType="begin"/>
          </w:r>
          <w:r w:rsidR="002308B9">
            <w:instrText xml:space="preserve"> PAGEREF _3tbugp1 \h </w:instrText>
          </w:r>
          <w:r w:rsidR="008D51A1">
            <w:fldChar w:fldCharType="separate"/>
          </w:r>
          <w:r w:rsidR="002308B9">
            <w:rPr>
              <w:color w:val="000000"/>
            </w:rPr>
            <w:t>Relatório Número de Serviços (UseCase Diagram)</w:t>
          </w:r>
          <w:r w:rsidR="002308B9">
            <w:rPr>
              <w:color w:val="000000"/>
            </w:rPr>
            <w:tab/>
            <w:t>20</w:t>
          </w:r>
          <w:r w:rsidR="008D51A1">
            <w:fldChar w:fldCharType="end"/>
          </w:r>
        </w:p>
        <w:p w14:paraId="34A65E16"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28h4qwu">
            <w:r w:rsidR="002308B9">
              <w:rPr>
                <w:color w:val="000000"/>
              </w:rPr>
              <w:t>4.8</w:t>
            </w:r>
          </w:hyperlink>
          <w:hyperlink w:anchor="_28h4qwu">
            <w:r w:rsidR="002308B9">
              <w:rPr>
                <w:rFonts w:ascii="Calibri" w:eastAsia="Calibri" w:hAnsi="Calibri" w:cs="Calibri"/>
                <w:color w:val="000000"/>
                <w:sz w:val="22"/>
                <w:szCs w:val="22"/>
              </w:rPr>
              <w:tab/>
            </w:r>
          </w:hyperlink>
          <w:r w:rsidR="008D51A1">
            <w:fldChar w:fldCharType="begin"/>
          </w:r>
          <w:r w:rsidR="002308B9">
            <w:instrText xml:space="preserve"> PAGEREF _28h4qwu \h </w:instrText>
          </w:r>
          <w:r w:rsidR="008D51A1">
            <w:fldChar w:fldCharType="separate"/>
          </w:r>
          <w:r w:rsidR="002308B9">
            <w:rPr>
              <w:color w:val="000000"/>
            </w:rPr>
            <w:t>Entregar Serviço (UseCase Diagram)</w:t>
          </w:r>
          <w:r w:rsidR="002308B9">
            <w:rPr>
              <w:color w:val="000000"/>
            </w:rPr>
            <w:tab/>
            <w:t>21</w:t>
          </w:r>
          <w:r w:rsidR="008D51A1">
            <w:fldChar w:fldCharType="end"/>
          </w:r>
        </w:p>
        <w:p w14:paraId="6D7432F4" w14:textId="77777777" w:rsidR="008D51A1" w:rsidRDefault="00893E16">
          <w:pPr>
            <w:pStyle w:val="Normal1"/>
            <w:pBdr>
              <w:top w:val="nil"/>
              <w:left w:val="nil"/>
              <w:bottom w:val="nil"/>
              <w:right w:val="nil"/>
              <w:between w:val="nil"/>
            </w:pBdr>
            <w:tabs>
              <w:tab w:val="left" w:pos="660"/>
              <w:tab w:val="right" w:pos="9062"/>
            </w:tabs>
            <w:spacing w:after="100"/>
            <w:rPr>
              <w:rFonts w:ascii="Calibri" w:eastAsia="Calibri" w:hAnsi="Calibri" w:cs="Calibri"/>
              <w:color w:val="000000"/>
              <w:sz w:val="22"/>
              <w:szCs w:val="22"/>
            </w:rPr>
          </w:pPr>
          <w:hyperlink w:anchor="_nmf14n">
            <w:r w:rsidR="002308B9">
              <w:rPr>
                <w:color w:val="000000"/>
              </w:rPr>
              <w:t>4.9</w:t>
            </w:r>
          </w:hyperlink>
          <w:hyperlink w:anchor="_nmf14n">
            <w:r w:rsidR="002308B9">
              <w:rPr>
                <w:rFonts w:ascii="Calibri" w:eastAsia="Calibri" w:hAnsi="Calibri" w:cs="Calibri"/>
                <w:color w:val="000000"/>
                <w:sz w:val="22"/>
                <w:szCs w:val="22"/>
              </w:rPr>
              <w:tab/>
            </w:r>
          </w:hyperlink>
          <w:r w:rsidR="008D51A1">
            <w:fldChar w:fldCharType="begin"/>
          </w:r>
          <w:r w:rsidR="002308B9">
            <w:instrText xml:space="preserve"> PAGEREF _nmf14n \h </w:instrText>
          </w:r>
          <w:r w:rsidR="008D51A1">
            <w:fldChar w:fldCharType="separate"/>
          </w:r>
          <w:r w:rsidR="002308B9">
            <w:rPr>
              <w:color w:val="000000"/>
            </w:rPr>
            <w:t>Receber Pagamento (UseCase Diagram)</w:t>
          </w:r>
          <w:r w:rsidR="002308B9">
            <w:rPr>
              <w:color w:val="000000"/>
            </w:rPr>
            <w:tab/>
            <w:t>22</w:t>
          </w:r>
          <w:r w:rsidR="008D51A1">
            <w:fldChar w:fldCharType="end"/>
          </w:r>
        </w:p>
        <w:p w14:paraId="1DD3A6FD" w14:textId="77777777" w:rsidR="008D51A1" w:rsidRDefault="00893E16">
          <w:pPr>
            <w:pStyle w:val="Normal1"/>
            <w:pBdr>
              <w:top w:val="nil"/>
              <w:left w:val="nil"/>
              <w:bottom w:val="nil"/>
              <w:right w:val="nil"/>
              <w:between w:val="nil"/>
            </w:pBdr>
            <w:tabs>
              <w:tab w:val="left" w:pos="880"/>
              <w:tab w:val="right" w:pos="9062"/>
            </w:tabs>
            <w:spacing w:after="100"/>
            <w:rPr>
              <w:rFonts w:ascii="Calibri" w:eastAsia="Calibri" w:hAnsi="Calibri" w:cs="Calibri"/>
              <w:color w:val="000000"/>
              <w:sz w:val="22"/>
              <w:szCs w:val="22"/>
            </w:rPr>
          </w:pPr>
          <w:hyperlink w:anchor="_37m2jsg">
            <w:r w:rsidR="002308B9">
              <w:rPr>
                <w:color w:val="000000"/>
              </w:rPr>
              <w:t>4.10</w:t>
            </w:r>
          </w:hyperlink>
          <w:hyperlink w:anchor="_37m2jsg">
            <w:r w:rsidR="002308B9">
              <w:rPr>
                <w:rFonts w:ascii="Calibri" w:eastAsia="Calibri" w:hAnsi="Calibri" w:cs="Calibri"/>
                <w:color w:val="000000"/>
                <w:sz w:val="22"/>
                <w:szCs w:val="22"/>
              </w:rPr>
              <w:tab/>
            </w:r>
          </w:hyperlink>
          <w:r w:rsidR="008D51A1">
            <w:fldChar w:fldCharType="begin"/>
          </w:r>
          <w:r w:rsidR="002308B9">
            <w:instrText xml:space="preserve"> PAGEREF _37m2jsg \h </w:instrText>
          </w:r>
          <w:r w:rsidR="008D51A1">
            <w:fldChar w:fldCharType="separate"/>
          </w:r>
          <w:r w:rsidR="002308B9">
            <w:rPr>
              <w:color w:val="000000"/>
            </w:rPr>
            <w:t>Relatório Serviços a Prazo ( UseCase Diagram)</w:t>
          </w:r>
          <w:r w:rsidR="002308B9">
            <w:rPr>
              <w:color w:val="000000"/>
            </w:rPr>
            <w:tab/>
            <w:t>23</w:t>
          </w:r>
          <w:r w:rsidR="008D51A1">
            <w:fldChar w:fldCharType="end"/>
          </w:r>
        </w:p>
        <w:p w14:paraId="5BBA048F"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46r0co2">
            <w:r w:rsidR="002308B9">
              <w:rPr>
                <w:color w:val="000000"/>
              </w:rPr>
              <w:t>5.</w:t>
            </w:r>
          </w:hyperlink>
          <w:hyperlink w:anchor="_46r0co2">
            <w:r w:rsidR="002308B9">
              <w:rPr>
                <w:rFonts w:ascii="Calibri" w:eastAsia="Calibri" w:hAnsi="Calibri" w:cs="Calibri"/>
                <w:color w:val="000000"/>
                <w:sz w:val="22"/>
                <w:szCs w:val="22"/>
              </w:rPr>
              <w:tab/>
            </w:r>
          </w:hyperlink>
          <w:r w:rsidR="008D51A1">
            <w:fldChar w:fldCharType="begin"/>
          </w:r>
          <w:r w:rsidR="002308B9">
            <w:instrText xml:space="preserve"> PAGEREF _46r0co2 \h </w:instrText>
          </w:r>
          <w:r w:rsidR="008D51A1">
            <w:fldChar w:fldCharType="separate"/>
          </w:r>
          <w:r w:rsidR="002308B9">
            <w:rPr>
              <w:color w:val="000000"/>
            </w:rPr>
            <w:t>PROTÓTIPO DE TELAS DO SISTEMA</w:t>
          </w:r>
          <w:r w:rsidR="002308B9">
            <w:rPr>
              <w:color w:val="000000"/>
            </w:rPr>
            <w:tab/>
            <w:t>24</w:t>
          </w:r>
          <w:r w:rsidR="008D51A1">
            <w:fldChar w:fldCharType="end"/>
          </w:r>
        </w:p>
        <w:p w14:paraId="0A4DDB30" w14:textId="77777777" w:rsidR="008D51A1" w:rsidRDefault="00893E16">
          <w:pPr>
            <w:pStyle w:val="Normal1"/>
            <w:pBdr>
              <w:top w:val="nil"/>
              <w:left w:val="nil"/>
              <w:bottom w:val="nil"/>
              <w:right w:val="nil"/>
              <w:between w:val="nil"/>
            </w:pBdr>
            <w:tabs>
              <w:tab w:val="left" w:pos="480"/>
              <w:tab w:val="right" w:pos="9062"/>
            </w:tabs>
            <w:spacing w:after="100"/>
            <w:rPr>
              <w:rFonts w:ascii="Calibri" w:eastAsia="Calibri" w:hAnsi="Calibri" w:cs="Calibri"/>
              <w:color w:val="000000"/>
              <w:sz w:val="22"/>
              <w:szCs w:val="22"/>
            </w:rPr>
          </w:pPr>
          <w:hyperlink w:anchor="_2lwamvv">
            <w:r w:rsidR="002308B9">
              <w:rPr>
                <w:color w:val="000000"/>
              </w:rPr>
              <w:t>6.</w:t>
            </w:r>
          </w:hyperlink>
          <w:hyperlink w:anchor="_2lwamvv">
            <w:r w:rsidR="002308B9">
              <w:rPr>
                <w:rFonts w:ascii="Calibri" w:eastAsia="Calibri" w:hAnsi="Calibri" w:cs="Calibri"/>
                <w:color w:val="000000"/>
                <w:sz w:val="22"/>
                <w:szCs w:val="22"/>
              </w:rPr>
              <w:tab/>
            </w:r>
          </w:hyperlink>
          <w:r w:rsidR="008D51A1">
            <w:fldChar w:fldCharType="begin"/>
          </w:r>
          <w:r w:rsidR="002308B9">
            <w:instrText xml:space="preserve"> PAGEREF _2lwamvv \h </w:instrText>
          </w:r>
          <w:r w:rsidR="008D51A1">
            <w:fldChar w:fldCharType="separate"/>
          </w:r>
          <w:r w:rsidR="002308B9">
            <w:rPr>
              <w:color w:val="000000"/>
            </w:rPr>
            <w:t>REFERÊNCIAS</w:t>
          </w:r>
          <w:r w:rsidR="002308B9">
            <w:rPr>
              <w:color w:val="000000"/>
            </w:rPr>
            <w:tab/>
            <w:t>30</w:t>
          </w:r>
          <w:r w:rsidR="008D51A1">
            <w:fldChar w:fldCharType="end"/>
          </w:r>
        </w:p>
        <w:p w14:paraId="67DE6FDD" w14:textId="77777777" w:rsidR="008D51A1" w:rsidRDefault="008D51A1">
          <w:pPr>
            <w:pStyle w:val="Normal1"/>
          </w:pPr>
          <w:r>
            <w:fldChar w:fldCharType="end"/>
          </w:r>
        </w:p>
      </w:sdtContent>
    </w:sdt>
    <w:p w14:paraId="5B7670A9" w14:textId="77777777" w:rsidR="008D51A1" w:rsidRDefault="002308B9">
      <w:pPr>
        <w:pStyle w:val="Normal1"/>
        <w:widowControl w:val="0"/>
        <w:spacing w:after="0" w:line="276" w:lineRule="auto"/>
      </w:pPr>
      <w:r>
        <w:br w:type="page"/>
      </w:r>
    </w:p>
    <w:p w14:paraId="69CCFB81" w14:textId="77777777" w:rsidR="008D51A1" w:rsidRDefault="008D51A1">
      <w:pPr>
        <w:pStyle w:val="Normal1"/>
        <w:widowControl w:val="0"/>
        <w:spacing w:after="0" w:line="276" w:lineRule="auto"/>
      </w:pPr>
    </w:p>
    <w:p w14:paraId="77D96438" w14:textId="77777777" w:rsidR="008D51A1" w:rsidRDefault="002308B9">
      <w:pPr>
        <w:pStyle w:val="Ttulo1"/>
      </w:pPr>
      <w:bookmarkStart w:id="25" w:name="_1t3h5sf" w:colFirst="0" w:colLast="0"/>
      <w:bookmarkEnd w:id="25"/>
      <w:r>
        <w:t>GERENCIAMENTO DE CONFIGURAÇÕES</w:t>
      </w:r>
    </w:p>
    <w:p w14:paraId="69E6A8CF" w14:textId="77777777" w:rsidR="008D51A1" w:rsidRDefault="008D51A1">
      <w:pPr>
        <w:pStyle w:val="Normal1"/>
        <w:widowControl w:val="0"/>
        <w:spacing w:after="0" w:line="276" w:lineRule="auto"/>
      </w:pPr>
    </w:p>
    <w:tbl>
      <w:tblPr>
        <w:tblStyle w:val="a"/>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0"/>
        <w:gridCol w:w="3071"/>
        <w:gridCol w:w="3071"/>
      </w:tblGrid>
      <w:tr w:rsidR="008D51A1" w14:paraId="74CCF1B5" w14:textId="77777777">
        <w:tc>
          <w:tcPr>
            <w:tcW w:w="3070" w:type="dxa"/>
          </w:tcPr>
          <w:p w14:paraId="50E6FFC4"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b/>
              </w:rPr>
            </w:pPr>
            <w:r>
              <w:rPr>
                <w:b/>
              </w:rPr>
              <w:t>Data</w:t>
            </w:r>
          </w:p>
        </w:tc>
        <w:tc>
          <w:tcPr>
            <w:tcW w:w="3071" w:type="dxa"/>
          </w:tcPr>
          <w:p w14:paraId="48EED1A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b/>
              </w:rPr>
            </w:pPr>
            <w:r>
              <w:rPr>
                <w:b/>
              </w:rPr>
              <w:t>Atividade</w:t>
            </w:r>
          </w:p>
        </w:tc>
        <w:tc>
          <w:tcPr>
            <w:tcW w:w="3071" w:type="dxa"/>
          </w:tcPr>
          <w:p w14:paraId="0CECD5A6"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b/>
              </w:rPr>
            </w:pPr>
            <w:r>
              <w:rPr>
                <w:b/>
              </w:rPr>
              <w:t>Responsável</w:t>
            </w:r>
          </w:p>
        </w:tc>
      </w:tr>
      <w:tr w:rsidR="008D51A1" w14:paraId="0DAB699D" w14:textId="77777777">
        <w:tc>
          <w:tcPr>
            <w:tcW w:w="3070" w:type="dxa"/>
          </w:tcPr>
          <w:p w14:paraId="756193A1"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06/09/2017</w:t>
            </w:r>
          </w:p>
        </w:tc>
        <w:tc>
          <w:tcPr>
            <w:tcW w:w="3071" w:type="dxa"/>
          </w:tcPr>
          <w:p w14:paraId="3B697077"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Nome oficial do sistema</w:t>
            </w:r>
          </w:p>
        </w:tc>
        <w:tc>
          <w:tcPr>
            <w:tcW w:w="3071" w:type="dxa"/>
          </w:tcPr>
          <w:p w14:paraId="570C4B2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Fábio Augusto Daniel Nicoleti</w:t>
            </w:r>
          </w:p>
        </w:tc>
      </w:tr>
      <w:tr w:rsidR="008D51A1" w14:paraId="7F9BABA0" w14:textId="77777777">
        <w:tc>
          <w:tcPr>
            <w:tcW w:w="3070" w:type="dxa"/>
          </w:tcPr>
          <w:p w14:paraId="03FF7518"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13/09/2017</w:t>
            </w:r>
          </w:p>
        </w:tc>
        <w:tc>
          <w:tcPr>
            <w:tcW w:w="3071" w:type="dxa"/>
          </w:tcPr>
          <w:p w14:paraId="7A3BD10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Objetivo do Projeto</w:t>
            </w:r>
          </w:p>
        </w:tc>
        <w:tc>
          <w:tcPr>
            <w:tcW w:w="3071" w:type="dxa"/>
          </w:tcPr>
          <w:p w14:paraId="63CE623D"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tc>
      </w:tr>
      <w:tr w:rsidR="008D51A1" w14:paraId="311FD160" w14:textId="77777777">
        <w:tc>
          <w:tcPr>
            <w:tcW w:w="3070" w:type="dxa"/>
          </w:tcPr>
          <w:p w14:paraId="121427C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20/09/2017</w:t>
            </w:r>
          </w:p>
        </w:tc>
        <w:tc>
          <w:tcPr>
            <w:tcW w:w="3071" w:type="dxa"/>
          </w:tcPr>
          <w:p w14:paraId="2A47443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Glossário/Descrição Geral</w:t>
            </w:r>
          </w:p>
        </w:tc>
        <w:tc>
          <w:tcPr>
            <w:tcW w:w="3071" w:type="dxa"/>
          </w:tcPr>
          <w:p w14:paraId="0B1148B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tc>
      </w:tr>
      <w:tr w:rsidR="008D51A1" w14:paraId="3E388B9B" w14:textId="77777777">
        <w:tc>
          <w:tcPr>
            <w:tcW w:w="3070" w:type="dxa"/>
          </w:tcPr>
          <w:p w14:paraId="2CB0267E"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27/09/2017</w:t>
            </w:r>
          </w:p>
        </w:tc>
        <w:tc>
          <w:tcPr>
            <w:tcW w:w="3071" w:type="dxa"/>
          </w:tcPr>
          <w:p w14:paraId="7CC188B6"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Requisitos Funcionais</w:t>
            </w:r>
          </w:p>
        </w:tc>
        <w:tc>
          <w:tcPr>
            <w:tcW w:w="3071" w:type="dxa"/>
          </w:tcPr>
          <w:p w14:paraId="27A69F4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Fábio Augusto Daniel Nicoleti</w:t>
            </w:r>
          </w:p>
        </w:tc>
      </w:tr>
      <w:tr w:rsidR="008D51A1" w14:paraId="7D62B575" w14:textId="77777777">
        <w:tc>
          <w:tcPr>
            <w:tcW w:w="3070" w:type="dxa"/>
          </w:tcPr>
          <w:p w14:paraId="1A5090F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04/10/2017</w:t>
            </w:r>
          </w:p>
        </w:tc>
        <w:tc>
          <w:tcPr>
            <w:tcW w:w="3071" w:type="dxa"/>
          </w:tcPr>
          <w:p w14:paraId="1FD68E3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Controlar Agenda</w:t>
            </w:r>
          </w:p>
        </w:tc>
        <w:tc>
          <w:tcPr>
            <w:tcW w:w="3071" w:type="dxa"/>
          </w:tcPr>
          <w:p w14:paraId="051B24E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tc>
      </w:tr>
      <w:tr w:rsidR="008D51A1" w14:paraId="0155230E" w14:textId="77777777">
        <w:trPr>
          <w:trHeight w:val="140"/>
        </w:trPr>
        <w:tc>
          <w:tcPr>
            <w:tcW w:w="3070" w:type="dxa"/>
          </w:tcPr>
          <w:p w14:paraId="4ED85505"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5C42830C"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11/10/2017</w:t>
            </w:r>
          </w:p>
        </w:tc>
        <w:tc>
          <w:tcPr>
            <w:tcW w:w="3071" w:type="dxa"/>
          </w:tcPr>
          <w:p w14:paraId="7EAA4237"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Referências Bibliográficas/Citação de Parafraseado</w:t>
            </w:r>
          </w:p>
        </w:tc>
        <w:tc>
          <w:tcPr>
            <w:tcW w:w="3071" w:type="dxa"/>
          </w:tcPr>
          <w:p w14:paraId="64BB3688"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pPr>
          </w:p>
          <w:p w14:paraId="7D27F7A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pPr>
            <w:r>
              <w:t>Gabriel De Moraes Torres</w:t>
            </w:r>
          </w:p>
        </w:tc>
      </w:tr>
      <w:tr w:rsidR="008D51A1" w14:paraId="24379E61" w14:textId="77777777">
        <w:tc>
          <w:tcPr>
            <w:tcW w:w="3070" w:type="dxa"/>
          </w:tcPr>
          <w:p w14:paraId="3A2E91F3"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27A1E428"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18/10/2017</w:t>
            </w:r>
          </w:p>
        </w:tc>
        <w:tc>
          <w:tcPr>
            <w:tcW w:w="3071" w:type="dxa"/>
          </w:tcPr>
          <w:p w14:paraId="08BA9F69"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Alteração do sumário/Gerar Ordem de Serviço</w:t>
            </w:r>
          </w:p>
        </w:tc>
        <w:tc>
          <w:tcPr>
            <w:tcW w:w="3071" w:type="dxa"/>
          </w:tcPr>
          <w:p w14:paraId="7A82408E"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71F3776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2ACEFBB9" w14:textId="77777777">
        <w:tc>
          <w:tcPr>
            <w:tcW w:w="3070" w:type="dxa"/>
          </w:tcPr>
          <w:p w14:paraId="04C3B680"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633CF60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25/10/2017</w:t>
            </w:r>
          </w:p>
        </w:tc>
        <w:tc>
          <w:tcPr>
            <w:tcW w:w="3071" w:type="dxa"/>
          </w:tcPr>
          <w:p w14:paraId="34B69CB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Entregar Serviços/Receber Pagamento</w:t>
            </w:r>
          </w:p>
        </w:tc>
        <w:tc>
          <w:tcPr>
            <w:tcW w:w="3071" w:type="dxa"/>
          </w:tcPr>
          <w:p w14:paraId="5CA616B4"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6AC1E08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tc>
      </w:tr>
      <w:tr w:rsidR="008D51A1" w14:paraId="5EF08684" w14:textId="77777777">
        <w:tc>
          <w:tcPr>
            <w:tcW w:w="3070" w:type="dxa"/>
          </w:tcPr>
          <w:p w14:paraId="619BC4E4"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2FDD531E"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01/11/2017</w:t>
            </w:r>
          </w:p>
        </w:tc>
        <w:tc>
          <w:tcPr>
            <w:tcW w:w="3071" w:type="dxa"/>
          </w:tcPr>
          <w:p w14:paraId="58CA7C24"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Relatório número de serviços/Relatório funcionamento</w:t>
            </w:r>
          </w:p>
        </w:tc>
        <w:tc>
          <w:tcPr>
            <w:tcW w:w="3071" w:type="dxa"/>
          </w:tcPr>
          <w:p w14:paraId="6B094D8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Fábio Augusto Daniel Nicoleti</w:t>
            </w:r>
          </w:p>
        </w:tc>
      </w:tr>
      <w:tr w:rsidR="008D51A1" w14:paraId="23E27EA4" w14:textId="77777777">
        <w:tc>
          <w:tcPr>
            <w:tcW w:w="3070" w:type="dxa"/>
          </w:tcPr>
          <w:p w14:paraId="4C6558A2"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67062128"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08/11/2017</w:t>
            </w:r>
          </w:p>
        </w:tc>
        <w:tc>
          <w:tcPr>
            <w:tcW w:w="3071" w:type="dxa"/>
          </w:tcPr>
          <w:p w14:paraId="7132E15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Relatório de tempo médio/Relatório de clientes atendidos</w:t>
            </w:r>
          </w:p>
        </w:tc>
        <w:tc>
          <w:tcPr>
            <w:tcW w:w="3071" w:type="dxa"/>
          </w:tcPr>
          <w:p w14:paraId="47FC5A7E" w14:textId="77777777" w:rsidR="008D51A1" w:rsidRDefault="008D51A1">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p>
          <w:p w14:paraId="3728661F"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tc>
      </w:tr>
      <w:tr w:rsidR="008D51A1" w14:paraId="340C98B6" w14:textId="77777777">
        <w:tc>
          <w:tcPr>
            <w:tcW w:w="3070" w:type="dxa"/>
          </w:tcPr>
          <w:p w14:paraId="43212914"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15/11/2017</w:t>
            </w:r>
          </w:p>
        </w:tc>
        <w:tc>
          <w:tcPr>
            <w:tcW w:w="3071" w:type="dxa"/>
          </w:tcPr>
          <w:p w14:paraId="6A31B36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pPr>
            <w:r>
              <w:t>Diagrama de caso de uso</w:t>
            </w:r>
          </w:p>
        </w:tc>
        <w:tc>
          <w:tcPr>
            <w:tcW w:w="3071" w:type="dxa"/>
          </w:tcPr>
          <w:p w14:paraId="0FBBD5F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7C9432DE" w14:textId="77777777">
        <w:tc>
          <w:tcPr>
            <w:tcW w:w="3070" w:type="dxa"/>
          </w:tcPr>
          <w:p w14:paraId="624B3D21"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15/11/2017</w:t>
            </w:r>
          </w:p>
        </w:tc>
        <w:tc>
          <w:tcPr>
            <w:tcW w:w="3071" w:type="dxa"/>
          </w:tcPr>
          <w:p w14:paraId="7B7511F9"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pPr>
            <w:r>
              <w:t>Descrição de caso de uso</w:t>
            </w:r>
          </w:p>
        </w:tc>
        <w:tc>
          <w:tcPr>
            <w:tcW w:w="3071" w:type="dxa"/>
          </w:tcPr>
          <w:p w14:paraId="553F6861"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4D04D82F" w14:textId="77777777">
        <w:tc>
          <w:tcPr>
            <w:tcW w:w="3070" w:type="dxa"/>
          </w:tcPr>
          <w:p w14:paraId="5C70627C"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15/11/2017</w:t>
            </w:r>
          </w:p>
        </w:tc>
        <w:tc>
          <w:tcPr>
            <w:tcW w:w="3071" w:type="dxa"/>
          </w:tcPr>
          <w:p w14:paraId="5E7F285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Exemplos de tela do Sistema</w:t>
            </w:r>
          </w:p>
        </w:tc>
        <w:tc>
          <w:tcPr>
            <w:tcW w:w="3071" w:type="dxa"/>
          </w:tcPr>
          <w:p w14:paraId="4F3C07D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Fábio Augusto Daniel Nicoleti</w:t>
            </w:r>
          </w:p>
        </w:tc>
      </w:tr>
      <w:tr w:rsidR="008D51A1" w14:paraId="0D6D974A" w14:textId="77777777">
        <w:tc>
          <w:tcPr>
            <w:tcW w:w="3070" w:type="dxa"/>
          </w:tcPr>
          <w:p w14:paraId="4DE6553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20/04/2018</w:t>
            </w:r>
          </w:p>
        </w:tc>
        <w:tc>
          <w:tcPr>
            <w:tcW w:w="3071" w:type="dxa"/>
          </w:tcPr>
          <w:p w14:paraId="185F3C01"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Correção Trabalho</w:t>
            </w:r>
          </w:p>
        </w:tc>
        <w:tc>
          <w:tcPr>
            <w:tcW w:w="3071" w:type="dxa"/>
          </w:tcPr>
          <w:p w14:paraId="188DA7DD"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58E35DF7" w14:textId="77777777">
        <w:tc>
          <w:tcPr>
            <w:tcW w:w="3070" w:type="dxa"/>
          </w:tcPr>
          <w:p w14:paraId="4051A8B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20/04/2018</w:t>
            </w:r>
          </w:p>
        </w:tc>
        <w:tc>
          <w:tcPr>
            <w:tcW w:w="3071" w:type="dxa"/>
          </w:tcPr>
          <w:p w14:paraId="17C2E647"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Correção Trabalho</w:t>
            </w:r>
          </w:p>
        </w:tc>
        <w:tc>
          <w:tcPr>
            <w:tcW w:w="3071" w:type="dxa"/>
          </w:tcPr>
          <w:p w14:paraId="2B08EB31"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p w14:paraId="10336F86"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p w14:paraId="204A2E6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Fábio Augusto Daniel Nicoleti</w:t>
            </w:r>
          </w:p>
        </w:tc>
      </w:tr>
      <w:tr w:rsidR="008D51A1" w14:paraId="35225913" w14:textId="77777777">
        <w:tc>
          <w:tcPr>
            <w:tcW w:w="3070" w:type="dxa"/>
          </w:tcPr>
          <w:p w14:paraId="2598B52F"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20/04/2018</w:t>
            </w:r>
          </w:p>
        </w:tc>
        <w:tc>
          <w:tcPr>
            <w:tcW w:w="3071" w:type="dxa"/>
          </w:tcPr>
          <w:p w14:paraId="6E6B877D"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Correção Casos de Uso</w:t>
            </w:r>
          </w:p>
        </w:tc>
        <w:tc>
          <w:tcPr>
            <w:tcW w:w="3071" w:type="dxa"/>
          </w:tcPr>
          <w:p w14:paraId="2E39C83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p w14:paraId="79C1A3FD"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p w14:paraId="14BD16DA"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tc>
      </w:tr>
      <w:tr w:rsidR="008D51A1" w14:paraId="2202E06A" w14:textId="77777777">
        <w:tc>
          <w:tcPr>
            <w:tcW w:w="3070" w:type="dxa"/>
          </w:tcPr>
          <w:p w14:paraId="01C00A5E"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20/04/2018</w:t>
            </w:r>
          </w:p>
        </w:tc>
        <w:tc>
          <w:tcPr>
            <w:tcW w:w="3071" w:type="dxa"/>
          </w:tcPr>
          <w:p w14:paraId="3F5A712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Correção Telas</w:t>
            </w:r>
          </w:p>
        </w:tc>
        <w:tc>
          <w:tcPr>
            <w:tcW w:w="3071" w:type="dxa"/>
          </w:tcPr>
          <w:p w14:paraId="0BB4613C"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Elias Milani</w:t>
            </w:r>
          </w:p>
        </w:tc>
      </w:tr>
      <w:tr w:rsidR="008D51A1" w14:paraId="441B5C95" w14:textId="77777777">
        <w:tc>
          <w:tcPr>
            <w:tcW w:w="3070" w:type="dxa"/>
          </w:tcPr>
          <w:p w14:paraId="6367FD06"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11/05/2018</w:t>
            </w:r>
          </w:p>
        </w:tc>
        <w:tc>
          <w:tcPr>
            <w:tcW w:w="3071" w:type="dxa"/>
          </w:tcPr>
          <w:p w14:paraId="2762CA1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Diagrama de Classes</w:t>
            </w:r>
          </w:p>
        </w:tc>
        <w:tc>
          <w:tcPr>
            <w:tcW w:w="3071" w:type="dxa"/>
          </w:tcPr>
          <w:p w14:paraId="13EE9D75"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tc>
      </w:tr>
      <w:tr w:rsidR="008D51A1" w14:paraId="00219DDB" w14:textId="77777777">
        <w:tc>
          <w:tcPr>
            <w:tcW w:w="3070" w:type="dxa"/>
          </w:tcPr>
          <w:p w14:paraId="68BB9A1E"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11/05/2018</w:t>
            </w:r>
          </w:p>
        </w:tc>
        <w:tc>
          <w:tcPr>
            <w:tcW w:w="3071" w:type="dxa"/>
          </w:tcPr>
          <w:p w14:paraId="0014508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Modelo Relacional</w:t>
            </w:r>
          </w:p>
        </w:tc>
        <w:tc>
          <w:tcPr>
            <w:tcW w:w="3071" w:type="dxa"/>
          </w:tcPr>
          <w:p w14:paraId="26615C6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7A5F9CAA" w14:textId="77777777">
        <w:tc>
          <w:tcPr>
            <w:tcW w:w="3070" w:type="dxa"/>
          </w:tcPr>
          <w:p w14:paraId="24B1868B"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21/06/2018</w:t>
            </w:r>
          </w:p>
        </w:tc>
        <w:tc>
          <w:tcPr>
            <w:tcW w:w="3071" w:type="dxa"/>
          </w:tcPr>
          <w:p w14:paraId="49834DE0"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Correção MR</w:t>
            </w:r>
          </w:p>
        </w:tc>
        <w:tc>
          <w:tcPr>
            <w:tcW w:w="3071" w:type="dxa"/>
          </w:tcPr>
          <w:p w14:paraId="4D4F6842"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Caio Illich Dias Campos</w:t>
            </w:r>
          </w:p>
        </w:tc>
      </w:tr>
      <w:tr w:rsidR="008D51A1" w14:paraId="05AEA6C4" w14:textId="77777777">
        <w:tc>
          <w:tcPr>
            <w:tcW w:w="3070" w:type="dxa"/>
          </w:tcPr>
          <w:p w14:paraId="410A2D27"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lastRenderedPageBreak/>
              <w:t>21/06/2018</w:t>
            </w:r>
          </w:p>
        </w:tc>
        <w:tc>
          <w:tcPr>
            <w:tcW w:w="3071" w:type="dxa"/>
          </w:tcPr>
          <w:p w14:paraId="3E7313B3"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Diagrama de Sequencia</w:t>
            </w:r>
          </w:p>
        </w:tc>
        <w:tc>
          <w:tcPr>
            <w:tcW w:w="3071" w:type="dxa"/>
          </w:tcPr>
          <w:p w14:paraId="5FC78E65" w14:textId="77777777" w:rsidR="008D51A1" w:rsidRDefault="002308B9">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pPr>
            <w:r>
              <w:t>Gabriel De Moraes Torres</w:t>
            </w:r>
          </w:p>
        </w:tc>
      </w:tr>
      <w:tr w:rsidR="00642C16" w14:paraId="33700F20" w14:textId="77777777">
        <w:trPr>
          <w:ins w:id="26" w:author="FATEC" w:date="2018-09-04T13:33:00Z"/>
        </w:trPr>
        <w:tc>
          <w:tcPr>
            <w:tcW w:w="3070" w:type="dxa"/>
          </w:tcPr>
          <w:p w14:paraId="38F7A633" w14:textId="0F2051AD"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27" w:author="FATEC" w:date="2018-09-04T13:33:00Z"/>
              </w:rPr>
            </w:pPr>
            <w:ins w:id="28" w:author="FATEC" w:date="2018-09-04T13:34:00Z">
              <w:r>
                <w:t>12/08/2018</w:t>
              </w:r>
            </w:ins>
          </w:p>
        </w:tc>
        <w:tc>
          <w:tcPr>
            <w:tcW w:w="3071" w:type="dxa"/>
          </w:tcPr>
          <w:p w14:paraId="0FAFBE5C" w14:textId="1141D8AB"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29" w:author="FATEC" w:date="2018-09-04T13:33:00Z"/>
              </w:rPr>
            </w:pPr>
            <w:ins w:id="30" w:author="FATEC" w:date="2018-09-04T13:34:00Z">
              <w:r>
                <w:t>Correção Requisitos</w:t>
              </w:r>
            </w:ins>
          </w:p>
        </w:tc>
        <w:tc>
          <w:tcPr>
            <w:tcW w:w="3071" w:type="dxa"/>
          </w:tcPr>
          <w:p w14:paraId="64267C01" w14:textId="571F2E8A"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31" w:author="FATEC" w:date="2018-09-04T13:33:00Z"/>
              </w:rPr>
            </w:pPr>
            <w:ins w:id="32" w:author="FATEC" w:date="2018-09-04T13:34:00Z">
              <w:r>
                <w:t>Gabriel Torres, Marcelo</w:t>
              </w:r>
            </w:ins>
          </w:p>
        </w:tc>
      </w:tr>
      <w:tr w:rsidR="00642C16" w14:paraId="36B8008B" w14:textId="77777777">
        <w:trPr>
          <w:ins w:id="33" w:author="FATEC" w:date="2018-09-04T13:33:00Z"/>
        </w:trPr>
        <w:tc>
          <w:tcPr>
            <w:tcW w:w="3070" w:type="dxa"/>
          </w:tcPr>
          <w:p w14:paraId="6D011384" w14:textId="3368136D"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34" w:author="FATEC" w:date="2018-09-04T13:33:00Z"/>
              </w:rPr>
            </w:pPr>
            <w:ins w:id="35" w:author="FATEC" w:date="2018-09-04T13:36:00Z">
              <w:r>
                <w:t>12/08/2018</w:t>
              </w:r>
            </w:ins>
          </w:p>
        </w:tc>
        <w:tc>
          <w:tcPr>
            <w:tcW w:w="3071" w:type="dxa"/>
          </w:tcPr>
          <w:p w14:paraId="5D56A770" w14:textId="4DB34788"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36" w:author="FATEC" w:date="2018-09-04T13:33:00Z"/>
              </w:rPr>
            </w:pPr>
            <w:ins w:id="37" w:author="FATEC" w:date="2018-09-04T13:36:00Z">
              <w:r>
                <w:t>Correção Caso de Uso</w:t>
              </w:r>
            </w:ins>
          </w:p>
        </w:tc>
        <w:tc>
          <w:tcPr>
            <w:tcW w:w="3071" w:type="dxa"/>
          </w:tcPr>
          <w:p w14:paraId="60625086" w14:textId="2039A7DE" w:rsidR="00642C16" w:rsidRDefault="00642C16">
            <w:pPr>
              <w:pStyle w:val="Normal1"/>
              <w:widowControl w:val="0"/>
              <w:pBdr>
                <w:top w:val="none" w:sz="0" w:space="0" w:color="000000"/>
                <w:left w:val="none" w:sz="0" w:space="0" w:color="000000"/>
                <w:bottom w:val="none" w:sz="0" w:space="0" w:color="000000"/>
                <w:right w:val="none" w:sz="0" w:space="0" w:color="000000"/>
                <w:between w:val="none" w:sz="0" w:space="0" w:color="000000"/>
              </w:pBdr>
              <w:spacing w:line="276" w:lineRule="auto"/>
              <w:jc w:val="center"/>
              <w:rPr>
                <w:ins w:id="38" w:author="FATEC" w:date="2018-09-04T13:33:00Z"/>
              </w:rPr>
            </w:pPr>
            <w:ins w:id="39" w:author="FATEC" w:date="2018-09-04T13:36:00Z">
              <w:r>
                <w:t>Gabriel Torres, Marcelo</w:t>
              </w:r>
            </w:ins>
          </w:p>
        </w:tc>
      </w:tr>
    </w:tbl>
    <w:p w14:paraId="18405A2A" w14:textId="77777777" w:rsidR="008D51A1" w:rsidRDefault="008D51A1">
      <w:pPr>
        <w:pStyle w:val="Normal1"/>
        <w:widowControl w:val="0"/>
        <w:spacing w:after="0" w:line="276" w:lineRule="auto"/>
      </w:pPr>
    </w:p>
    <w:p w14:paraId="77CFB022" w14:textId="77777777" w:rsidR="008D51A1" w:rsidRDefault="002308B9">
      <w:pPr>
        <w:pStyle w:val="Normal1"/>
      </w:pPr>
      <w:r>
        <w:br w:type="page"/>
      </w:r>
    </w:p>
    <w:p w14:paraId="75A4EF00" w14:textId="77777777" w:rsidR="008D51A1" w:rsidRDefault="008D51A1">
      <w:pPr>
        <w:pStyle w:val="Normal1"/>
        <w:widowControl w:val="0"/>
        <w:spacing w:after="0" w:line="276" w:lineRule="auto"/>
        <w:sectPr w:rsidR="008D51A1">
          <w:headerReference w:type="default" r:id="rId8"/>
          <w:pgSz w:w="11906" w:h="16838"/>
          <w:pgMar w:top="1702" w:right="1133" w:bottom="993" w:left="1701" w:header="0" w:footer="720" w:gutter="0"/>
          <w:pgNumType w:start="1"/>
          <w:cols w:space="720"/>
        </w:sectPr>
      </w:pPr>
    </w:p>
    <w:p w14:paraId="5371CD82" w14:textId="77777777" w:rsidR="008D51A1" w:rsidRDefault="002308B9">
      <w:pPr>
        <w:pStyle w:val="Ttulo1"/>
        <w:numPr>
          <w:ilvl w:val="0"/>
          <w:numId w:val="17"/>
        </w:numPr>
        <w:ind w:left="357" w:hanging="357"/>
        <w:jc w:val="both"/>
      </w:pPr>
      <w:bookmarkStart w:id="40" w:name="_4d34og8" w:colFirst="0" w:colLast="0"/>
      <w:bookmarkEnd w:id="40"/>
      <w:r>
        <w:lastRenderedPageBreak/>
        <w:t>INTRODUÇÃO</w:t>
      </w:r>
    </w:p>
    <w:p w14:paraId="4FE5CD77" w14:textId="77777777" w:rsidR="008D51A1" w:rsidRDefault="002308B9">
      <w:pPr>
        <w:pStyle w:val="Ttulo1"/>
        <w:numPr>
          <w:ilvl w:val="1"/>
          <w:numId w:val="14"/>
        </w:numPr>
        <w:spacing w:after="240" w:line="360" w:lineRule="auto"/>
        <w:ind w:left="567" w:hanging="567"/>
        <w:jc w:val="both"/>
      </w:pPr>
      <w:bookmarkStart w:id="41" w:name="_2s8eyo1" w:colFirst="0" w:colLast="0"/>
      <w:bookmarkEnd w:id="41"/>
      <w:r>
        <w:t>Tema</w:t>
      </w:r>
    </w:p>
    <w:p w14:paraId="3E0834E2" w14:textId="77777777" w:rsidR="008D51A1" w:rsidRDefault="002308B9">
      <w:pPr>
        <w:pStyle w:val="Normal1"/>
        <w:spacing w:after="240" w:line="360" w:lineRule="auto"/>
        <w:ind w:firstLine="709"/>
        <w:jc w:val="both"/>
      </w:pPr>
      <w:bookmarkStart w:id="42" w:name="_17dp8vu" w:colFirst="0" w:colLast="0"/>
      <w:bookmarkEnd w:id="42"/>
      <w:r>
        <w:t>O tema do trabalho consiste em um sistema de auxílio na gerência dos serviços de ateliê de costura.</w:t>
      </w:r>
    </w:p>
    <w:p w14:paraId="5BE19618" w14:textId="77777777" w:rsidR="008D51A1" w:rsidRDefault="002308B9">
      <w:pPr>
        <w:pStyle w:val="Ttulo1"/>
        <w:numPr>
          <w:ilvl w:val="1"/>
          <w:numId w:val="14"/>
        </w:numPr>
        <w:spacing w:after="240" w:line="360" w:lineRule="auto"/>
        <w:ind w:left="0" w:firstLine="0"/>
        <w:jc w:val="both"/>
      </w:pPr>
      <w:bookmarkStart w:id="43" w:name="_3rdcrjn" w:colFirst="0" w:colLast="0"/>
      <w:bookmarkEnd w:id="43"/>
      <w:r>
        <w:t>Objetivo do Projeto</w:t>
      </w:r>
    </w:p>
    <w:p w14:paraId="7848084F" w14:textId="77777777" w:rsidR="008D51A1" w:rsidRDefault="002308B9">
      <w:pPr>
        <w:pStyle w:val="Normal1"/>
        <w:spacing w:after="240" w:line="360" w:lineRule="auto"/>
        <w:ind w:firstLine="709"/>
        <w:jc w:val="both"/>
      </w:pPr>
      <w:r>
        <w:t>O objetivo do Projeto é desenvolver um sistema que seja capaz de auxiliar na organização dos serviços oferecidos pelo ateliê, como: a manutenção de roupas, controlar a ordem de entrega dos serviços aos clientes e controlar pagamentos. Visando um melhor atendimento e eficiência nas tomadas de decisões através de controles automatizados, possibilitando mais qualidade no atendimento aos clientes do ateliê.</w:t>
      </w:r>
    </w:p>
    <w:p w14:paraId="7E73A69F" w14:textId="77777777" w:rsidR="008D51A1" w:rsidRDefault="002308B9">
      <w:pPr>
        <w:pStyle w:val="Ttulo1"/>
        <w:numPr>
          <w:ilvl w:val="1"/>
          <w:numId w:val="14"/>
        </w:numPr>
        <w:spacing w:after="240" w:line="360" w:lineRule="auto"/>
        <w:ind w:left="0" w:firstLine="0"/>
        <w:jc w:val="both"/>
      </w:pPr>
      <w:bookmarkStart w:id="44" w:name="_26in1rg" w:colFirst="0" w:colLast="0"/>
      <w:bookmarkEnd w:id="44"/>
      <w:r>
        <w:t>Delimitação do Problema</w:t>
      </w:r>
    </w:p>
    <w:p w14:paraId="35CC1F91" w14:textId="77777777" w:rsidR="008D51A1" w:rsidRDefault="002308B9">
      <w:pPr>
        <w:pStyle w:val="Normal1"/>
        <w:spacing w:after="240" w:line="360" w:lineRule="auto"/>
        <w:ind w:firstLine="709"/>
        <w:jc w:val="both"/>
        <w:rPr>
          <w:b/>
          <w:sz w:val="28"/>
          <w:szCs w:val="28"/>
        </w:rPr>
      </w:pPr>
      <w:r>
        <w:t>A empresa conta com várias roupas em espera para o conserto, e muitas vezes algumas roupas levam maior tempo a consertar, podendo também ter falha no entendimento do que é necessário executar, e isso pode vir a ocasionar na perda do cliente.</w:t>
      </w:r>
    </w:p>
    <w:p w14:paraId="72E3D69D" w14:textId="77777777" w:rsidR="008D51A1" w:rsidRDefault="002308B9">
      <w:pPr>
        <w:pStyle w:val="Ttulo1"/>
        <w:numPr>
          <w:ilvl w:val="1"/>
          <w:numId w:val="14"/>
        </w:numPr>
        <w:spacing w:after="240" w:line="360" w:lineRule="auto"/>
        <w:ind w:left="0" w:firstLine="0"/>
        <w:jc w:val="both"/>
      </w:pPr>
      <w:bookmarkStart w:id="45" w:name="_lnxbz9" w:colFirst="0" w:colLast="0"/>
      <w:bookmarkEnd w:id="45"/>
      <w:r>
        <w:t>Justificativa da Escolha do Tema</w:t>
      </w:r>
    </w:p>
    <w:p w14:paraId="29AD362E" w14:textId="77777777" w:rsidR="008D51A1" w:rsidRDefault="002308B9">
      <w:pPr>
        <w:pStyle w:val="Normal1"/>
        <w:spacing w:line="360" w:lineRule="auto"/>
        <w:ind w:firstLine="708"/>
        <w:jc w:val="both"/>
      </w:pPr>
      <w:r>
        <w:t>O tema foi escolhido pelo grupo a partir de uma dificuldade encontrada pela mãe de um dos integrantes do grupo, onde também junto com uma dificuldade do grupo para compreender os problemas enfrentados pelo trabalhador da área de costura, devido esses fatos o tema escolhido foi objetivado como um desafio para todos os participantes.</w:t>
      </w:r>
    </w:p>
    <w:p w14:paraId="750440F9" w14:textId="77777777" w:rsidR="008D51A1" w:rsidRDefault="002308B9">
      <w:pPr>
        <w:pStyle w:val="Ttulo1"/>
        <w:numPr>
          <w:ilvl w:val="1"/>
          <w:numId w:val="14"/>
        </w:numPr>
        <w:spacing w:after="240" w:line="360" w:lineRule="auto"/>
        <w:ind w:left="0" w:firstLine="0"/>
        <w:jc w:val="both"/>
      </w:pPr>
      <w:bookmarkStart w:id="46" w:name="_35nkun2" w:colFirst="0" w:colLast="0"/>
      <w:bookmarkEnd w:id="46"/>
      <w:r>
        <w:t>Método de Trabalho</w:t>
      </w:r>
    </w:p>
    <w:p w14:paraId="3F3D8E7D" w14:textId="77777777" w:rsidR="008D51A1" w:rsidRDefault="002308B9">
      <w:pPr>
        <w:pStyle w:val="Normal1"/>
        <w:spacing w:line="360" w:lineRule="auto"/>
        <w:ind w:firstLine="708"/>
        <w:jc w:val="both"/>
      </w:pPr>
      <w:r>
        <w:t xml:space="preserve">O projeto será desenvolvido utilizando o modelo de desenvolvimento conhecido como cascata. Esse modelo é dividido em seis etapas (Engenharia de Sistemas, Análise de Requisitos, Projeto, Codificação, Teste e Manutenção). </w:t>
      </w:r>
    </w:p>
    <w:p w14:paraId="379018F8" w14:textId="77777777" w:rsidR="008D51A1" w:rsidRDefault="008D51A1">
      <w:pPr>
        <w:pStyle w:val="Normal1"/>
        <w:spacing w:line="360" w:lineRule="auto"/>
        <w:ind w:firstLine="708"/>
        <w:jc w:val="both"/>
      </w:pPr>
    </w:p>
    <w:p w14:paraId="2E1AA77B" w14:textId="77777777" w:rsidR="008D51A1" w:rsidRDefault="002308B9">
      <w:pPr>
        <w:pStyle w:val="Normal1"/>
        <w:spacing w:line="360" w:lineRule="auto"/>
        <w:ind w:firstLine="709"/>
        <w:jc w:val="both"/>
      </w:pPr>
      <w:r>
        <w:lastRenderedPageBreak/>
        <w:t>Análise e definição de requisitos</w:t>
      </w:r>
    </w:p>
    <w:p w14:paraId="4F97D4CD" w14:textId="77777777" w:rsidR="008D51A1" w:rsidRDefault="002308B9">
      <w:pPr>
        <w:pStyle w:val="Normal1"/>
        <w:spacing w:line="360" w:lineRule="auto"/>
        <w:ind w:firstLine="709"/>
        <w:jc w:val="both"/>
      </w:pPr>
      <w:r>
        <w:t>– Objetivos, funções e restrições são definidos, com ajuda de</w:t>
      </w:r>
    </w:p>
    <w:p w14:paraId="0ECBA261" w14:textId="77777777" w:rsidR="008D51A1" w:rsidRDefault="002308B9">
      <w:pPr>
        <w:pStyle w:val="Normal1"/>
        <w:spacing w:line="360" w:lineRule="auto"/>
        <w:ind w:firstLine="709"/>
        <w:jc w:val="both"/>
      </w:pPr>
      <w:r>
        <w:t>clientes e usuários, e servem como uma especificação do sistema,</w:t>
      </w:r>
    </w:p>
    <w:p w14:paraId="352117EA" w14:textId="77777777" w:rsidR="008D51A1" w:rsidRDefault="002308B9">
      <w:pPr>
        <w:pStyle w:val="Normal1"/>
        <w:spacing w:line="360" w:lineRule="auto"/>
        <w:ind w:firstLine="709"/>
        <w:jc w:val="both"/>
      </w:pPr>
      <w:r>
        <w:t>indicando o que deve ser implementado.</w:t>
      </w:r>
    </w:p>
    <w:p w14:paraId="519F3A15" w14:textId="77777777" w:rsidR="008D51A1" w:rsidRDefault="002308B9">
      <w:pPr>
        <w:pStyle w:val="Normal1"/>
        <w:spacing w:line="360" w:lineRule="auto"/>
        <w:ind w:firstLine="709"/>
        <w:jc w:val="both"/>
      </w:pPr>
      <w:r>
        <w:t>• Design de sistemas e software</w:t>
      </w:r>
    </w:p>
    <w:p w14:paraId="64841BCE" w14:textId="77777777" w:rsidR="008D51A1" w:rsidRDefault="002308B9">
      <w:pPr>
        <w:pStyle w:val="Normal1"/>
        <w:spacing w:line="360" w:lineRule="auto"/>
        <w:ind w:firstLine="709"/>
        <w:jc w:val="both"/>
      </w:pPr>
      <w:r>
        <w:t>– Envolve a descrição do sistema e do software em termos de</w:t>
      </w:r>
    </w:p>
    <w:p w14:paraId="3B2BA86B" w14:textId="77777777" w:rsidR="008D51A1" w:rsidRDefault="002308B9">
      <w:pPr>
        <w:pStyle w:val="Normal1"/>
        <w:spacing w:line="360" w:lineRule="auto"/>
        <w:ind w:firstLine="709"/>
        <w:jc w:val="both"/>
      </w:pPr>
      <w:r>
        <w:t>unidades abstratas e de suas relações, indicando como o software</w:t>
      </w:r>
    </w:p>
    <w:p w14:paraId="14E8F102" w14:textId="77777777" w:rsidR="008D51A1" w:rsidRDefault="002308B9">
      <w:pPr>
        <w:pStyle w:val="Normal1"/>
        <w:spacing w:line="360" w:lineRule="auto"/>
        <w:ind w:firstLine="709"/>
        <w:jc w:val="both"/>
      </w:pPr>
      <w:r>
        <w:t>deve ser implementado.</w:t>
      </w:r>
    </w:p>
    <w:p w14:paraId="47728EED" w14:textId="77777777" w:rsidR="008D51A1" w:rsidRDefault="002308B9">
      <w:pPr>
        <w:pStyle w:val="Normal1"/>
        <w:spacing w:line="360" w:lineRule="auto"/>
        <w:ind w:firstLine="709"/>
        <w:jc w:val="both"/>
      </w:pPr>
      <w:r>
        <w:t>• Implementação e testes de unidade</w:t>
      </w:r>
    </w:p>
    <w:p w14:paraId="10E1F297" w14:textId="77777777" w:rsidR="008D51A1" w:rsidRDefault="002308B9">
      <w:pPr>
        <w:pStyle w:val="Normal1"/>
        <w:spacing w:line="360" w:lineRule="auto"/>
        <w:ind w:firstLine="709"/>
        <w:jc w:val="both"/>
      </w:pPr>
      <w:r>
        <w:t>– As unidades do software devem ser codificadas e testadas</w:t>
      </w:r>
    </w:p>
    <w:p w14:paraId="47245230" w14:textId="77777777" w:rsidR="008D51A1" w:rsidRDefault="002308B9">
      <w:pPr>
        <w:pStyle w:val="Normal1"/>
        <w:spacing w:line="360" w:lineRule="auto"/>
        <w:ind w:firstLine="709"/>
        <w:jc w:val="both"/>
      </w:pPr>
      <w:r>
        <w:t>Individualmente.</w:t>
      </w:r>
    </w:p>
    <w:p w14:paraId="5771D247" w14:textId="77777777" w:rsidR="008D51A1" w:rsidRDefault="002308B9">
      <w:pPr>
        <w:pStyle w:val="Normal1"/>
        <w:spacing w:line="360" w:lineRule="auto"/>
        <w:ind w:firstLine="709"/>
        <w:jc w:val="both"/>
      </w:pPr>
      <w:r>
        <w:t>• Integração e testes de sistema</w:t>
      </w:r>
    </w:p>
    <w:p w14:paraId="449CDBA3" w14:textId="77777777" w:rsidR="008D51A1" w:rsidRDefault="002308B9">
      <w:pPr>
        <w:pStyle w:val="Normal1"/>
        <w:spacing w:line="360" w:lineRule="auto"/>
        <w:ind w:firstLine="709"/>
        <w:jc w:val="both"/>
      </w:pPr>
      <w:r>
        <w:t>– A unidades são integradas e testadas</w:t>
      </w:r>
    </w:p>
    <w:p w14:paraId="50A2E0FE" w14:textId="77777777" w:rsidR="008D51A1" w:rsidRDefault="002308B9">
      <w:pPr>
        <w:pStyle w:val="Normal1"/>
        <w:spacing w:line="360" w:lineRule="auto"/>
        <w:ind w:firstLine="709"/>
        <w:jc w:val="both"/>
      </w:pPr>
      <w:r>
        <w:t>• Entrega operação e manutenção</w:t>
      </w:r>
    </w:p>
    <w:p w14:paraId="139E55E1" w14:textId="77777777" w:rsidR="008D51A1" w:rsidRDefault="002308B9">
      <w:pPr>
        <w:pStyle w:val="Normal1"/>
        <w:spacing w:line="360" w:lineRule="auto"/>
        <w:ind w:firstLine="709"/>
        <w:jc w:val="both"/>
      </w:pPr>
      <w:r>
        <w:t>– O sistema é instalado e colocando em operação. A manutenção</w:t>
      </w:r>
    </w:p>
    <w:p w14:paraId="3C5157E7" w14:textId="77777777" w:rsidR="008D51A1" w:rsidRDefault="002308B9">
      <w:pPr>
        <w:pStyle w:val="Normal1"/>
        <w:spacing w:line="360" w:lineRule="auto"/>
        <w:ind w:firstLine="709"/>
        <w:jc w:val="both"/>
      </w:pPr>
      <w:r>
        <w:t>envolve a correção de erros e evolução do sistema para atender a</w:t>
      </w:r>
    </w:p>
    <w:p w14:paraId="17A6177B" w14:textId="77777777" w:rsidR="008D51A1" w:rsidRDefault="002308B9">
      <w:pPr>
        <w:pStyle w:val="Normal1"/>
        <w:spacing w:line="360" w:lineRule="auto"/>
        <w:ind w:firstLine="709"/>
        <w:jc w:val="both"/>
      </w:pPr>
      <w:r>
        <w:t>novos requisitos.</w:t>
      </w:r>
    </w:p>
    <w:p w14:paraId="59DF8600" w14:textId="77777777" w:rsidR="008D51A1" w:rsidRDefault="002308B9">
      <w:pPr>
        <w:pStyle w:val="Normal1"/>
        <w:spacing w:line="360" w:lineRule="auto"/>
        <w:ind w:firstLine="709"/>
        <w:jc w:val="both"/>
      </w:pPr>
      <w:r>
        <w:t>• Divisão inflexível do projeto em estágios distintos. A fase seguinte só deve iniciar quando a anterior tiver sido concluída e aprovada pelas partes envolvidas. Por exemplo, o design apenas deve começar quando os requisitos estiverem totalmente definidos e aprovados.</w:t>
      </w:r>
    </w:p>
    <w:p w14:paraId="6F24904E" w14:textId="77777777" w:rsidR="008D51A1" w:rsidRDefault="002308B9">
      <w:pPr>
        <w:pStyle w:val="Normal1"/>
        <w:spacing w:line="360" w:lineRule="auto"/>
        <w:ind w:firstLine="709"/>
        <w:jc w:val="both"/>
      </w:pPr>
      <w:r>
        <w:t>• O modelo em cascata é apropriado quanto se tem um entendimento claro dos requisitos.</w:t>
      </w:r>
    </w:p>
    <w:p w14:paraId="68C0E629" w14:textId="77777777" w:rsidR="008D51A1" w:rsidRDefault="002308B9">
      <w:pPr>
        <w:pStyle w:val="Normal1"/>
        <w:spacing w:line="360" w:lineRule="auto"/>
        <w:ind w:firstLine="709"/>
        <w:jc w:val="both"/>
      </w:pPr>
      <w:r>
        <w:t>• Oferece maior previsibilidade de prazos e custo: melhor planejamento e gerenciamento.</w:t>
      </w:r>
    </w:p>
    <w:p w14:paraId="4B4AAD67" w14:textId="77777777" w:rsidR="008D51A1" w:rsidRDefault="002308B9">
      <w:pPr>
        <w:pStyle w:val="Normal1"/>
        <w:spacing w:line="360" w:lineRule="auto"/>
        <w:jc w:val="both"/>
      </w:pPr>
      <w:r>
        <w:lastRenderedPageBreak/>
        <w:t xml:space="preserve">“Modelo cascata pode ser muito útil para ajudar os desenvolvedores a descrever o que eles precisam fazer. Sua simplicidade o torna fácil de explicar aos clientes não familiarizados com o desenvolvimento de software. “ </w:t>
      </w:r>
    </w:p>
    <w:p w14:paraId="0AEB2196" w14:textId="77777777" w:rsidR="008D51A1" w:rsidRDefault="002308B9">
      <w:pPr>
        <w:pStyle w:val="Normal1"/>
        <w:spacing w:line="360" w:lineRule="auto"/>
        <w:jc w:val="both"/>
      </w:pPr>
      <w:r>
        <w:t>(PFLEEGER, 2007, P.39).</w:t>
      </w:r>
    </w:p>
    <w:p w14:paraId="797430CF" w14:textId="77777777" w:rsidR="008D51A1" w:rsidRDefault="002308B9">
      <w:pPr>
        <w:pStyle w:val="Normal1"/>
        <w:spacing w:line="360" w:lineRule="auto"/>
        <w:ind w:firstLine="709"/>
        <w:jc w:val="both"/>
      </w:pPr>
      <w:r>
        <w:t>Nós escolhemos esse método pela simplicidade e para o cliente compreender melhor a modelo cascata, isso pode evitar desentendimento com o mesmo.</w:t>
      </w:r>
    </w:p>
    <w:p w14:paraId="798173AD" w14:textId="77777777" w:rsidR="008D51A1" w:rsidRDefault="002308B9">
      <w:pPr>
        <w:pStyle w:val="Normal1"/>
        <w:spacing w:after="240" w:line="360" w:lineRule="auto"/>
        <w:jc w:val="both"/>
      </w:pPr>
      <w:r>
        <w:t xml:space="preserve"> Para obter êxito utilizando esse tipo de modelo é preciso que todas as ideias estejam bem definidas, pois só é possível passar para a próxima etapa quando a anterior for comprida.</w:t>
      </w:r>
    </w:p>
    <w:p w14:paraId="763FA510" w14:textId="77777777" w:rsidR="008D51A1" w:rsidRDefault="002308B9">
      <w:pPr>
        <w:pStyle w:val="Ttulo1"/>
        <w:numPr>
          <w:ilvl w:val="1"/>
          <w:numId w:val="14"/>
        </w:numPr>
        <w:spacing w:after="240" w:line="360" w:lineRule="auto"/>
        <w:ind w:left="0" w:firstLine="0"/>
        <w:jc w:val="both"/>
      </w:pPr>
      <w:bookmarkStart w:id="47" w:name="_1ksv4uv" w:colFirst="0" w:colLast="0"/>
      <w:bookmarkEnd w:id="47"/>
      <w:r>
        <w:t>Organização do trabalho</w:t>
      </w:r>
    </w:p>
    <w:p w14:paraId="02AC4257" w14:textId="77777777" w:rsidR="008D51A1" w:rsidRDefault="002308B9">
      <w:pPr>
        <w:pStyle w:val="Normal1"/>
        <w:spacing w:after="240" w:line="360" w:lineRule="auto"/>
        <w:ind w:firstLine="709"/>
        <w:jc w:val="both"/>
      </w:pPr>
      <w:r>
        <w:t>O Projeto está dividido em dois capítulos; o primeiro contém a introdução do projeto, o método de trabalho e o glossário. O segundo aborda aspectos gerais do sistema a ser desenvolvido, como a descrição do problema, objetivo do sistema, os principais envolvidos, os usuários e os desenvolvedores.</w:t>
      </w:r>
    </w:p>
    <w:p w14:paraId="2579A9E5" w14:textId="77777777" w:rsidR="008D51A1" w:rsidRDefault="002308B9">
      <w:pPr>
        <w:pStyle w:val="Ttulo1"/>
        <w:numPr>
          <w:ilvl w:val="1"/>
          <w:numId w:val="14"/>
        </w:numPr>
        <w:spacing w:after="240" w:line="360" w:lineRule="auto"/>
        <w:ind w:left="0" w:firstLine="0"/>
        <w:jc w:val="both"/>
      </w:pPr>
      <w:bookmarkStart w:id="48" w:name="_44sinio" w:colFirst="0" w:colLast="0"/>
      <w:bookmarkEnd w:id="48"/>
      <w:r>
        <w:t>Glossário</w:t>
      </w:r>
    </w:p>
    <w:p w14:paraId="47778910" w14:textId="77777777" w:rsidR="008D51A1" w:rsidRDefault="002308B9">
      <w:pPr>
        <w:pStyle w:val="Normal1"/>
        <w:spacing w:after="240" w:line="360" w:lineRule="auto"/>
        <w:ind w:firstLine="709"/>
        <w:jc w:val="both"/>
      </w:pPr>
      <w:r>
        <w:t>Codificação: representação de um programa em determinado código, para torná-lo aceitável e compreensível por um sistema de computador.</w:t>
      </w:r>
    </w:p>
    <w:p w14:paraId="4FD2179C" w14:textId="77777777" w:rsidR="008D51A1" w:rsidRDefault="002308B9">
      <w:pPr>
        <w:pStyle w:val="Normal1"/>
        <w:spacing w:line="360" w:lineRule="auto"/>
        <w:ind w:firstLine="708"/>
        <w:jc w:val="both"/>
      </w:pPr>
      <w:r>
        <w:t>Ateliê: Local de trabalho do Alfaiate.</w:t>
      </w:r>
    </w:p>
    <w:p w14:paraId="49E08B9F" w14:textId="77777777" w:rsidR="008D51A1" w:rsidRDefault="002308B9">
      <w:pPr>
        <w:pStyle w:val="Normal1"/>
        <w:spacing w:line="360" w:lineRule="auto"/>
        <w:ind w:firstLine="708"/>
        <w:jc w:val="both"/>
      </w:pPr>
      <w:r>
        <w:t>Alfaiate: Trabalha com a manutenção e confecção de roupas ou tecidos em geral.</w:t>
      </w:r>
    </w:p>
    <w:p w14:paraId="46592555" w14:textId="77777777" w:rsidR="008D51A1" w:rsidRDefault="002308B9">
      <w:pPr>
        <w:pStyle w:val="Ttulo1"/>
        <w:numPr>
          <w:ilvl w:val="0"/>
          <w:numId w:val="17"/>
        </w:numPr>
        <w:ind w:left="357" w:hanging="357"/>
        <w:jc w:val="both"/>
      </w:pPr>
      <w:bookmarkStart w:id="49" w:name="_2jxsxqh" w:colFirst="0" w:colLast="0"/>
      <w:bookmarkEnd w:id="49"/>
      <w:r>
        <w:t>DESCRIÇÃO GERAL DO SISTEMA</w:t>
      </w:r>
    </w:p>
    <w:p w14:paraId="64FA0E29" w14:textId="77777777" w:rsidR="008D51A1" w:rsidRDefault="008D51A1">
      <w:pPr>
        <w:pStyle w:val="Normal1"/>
      </w:pPr>
    </w:p>
    <w:p w14:paraId="67FE2464" w14:textId="77777777" w:rsidR="008D51A1" w:rsidRDefault="002308B9">
      <w:pPr>
        <w:pStyle w:val="Normal1"/>
        <w:spacing w:after="240" w:line="360" w:lineRule="auto"/>
        <w:ind w:firstLine="360"/>
        <w:jc w:val="both"/>
      </w:pPr>
      <w:r>
        <w:t>O sistema visa o gerenciamento de serviços de um ateliê de costura.</w:t>
      </w:r>
    </w:p>
    <w:p w14:paraId="1BC706F1" w14:textId="77777777" w:rsidR="008D51A1" w:rsidRDefault="002308B9">
      <w:pPr>
        <w:pStyle w:val="Ttulo1"/>
        <w:numPr>
          <w:ilvl w:val="0"/>
          <w:numId w:val="3"/>
        </w:numPr>
        <w:spacing w:after="240" w:line="360" w:lineRule="auto"/>
        <w:ind w:left="709" w:hanging="709"/>
        <w:jc w:val="both"/>
      </w:pPr>
      <w:bookmarkStart w:id="50" w:name="_z337ya" w:colFirst="0" w:colLast="0"/>
      <w:bookmarkEnd w:id="50"/>
      <w:r>
        <w:t>Descrição do problema</w:t>
      </w:r>
    </w:p>
    <w:p w14:paraId="3D6213A2" w14:textId="77777777" w:rsidR="008D51A1" w:rsidRDefault="002308B9">
      <w:pPr>
        <w:pStyle w:val="Normal1"/>
        <w:spacing w:after="240" w:line="360" w:lineRule="auto"/>
        <w:ind w:firstLine="709"/>
        <w:jc w:val="both"/>
      </w:pPr>
      <w:bookmarkStart w:id="51" w:name="_3j2qqm3" w:colFirst="0" w:colLast="0"/>
      <w:bookmarkEnd w:id="51"/>
      <w:r>
        <w:t>O Profissional não tem um devido controle sobre os serviços que estão sendo executados, acarretando em prejuízos financeiros, perda de mão de obra e de tempo para o profissional.</w:t>
      </w:r>
    </w:p>
    <w:p w14:paraId="7697FDA6" w14:textId="77777777" w:rsidR="008D51A1" w:rsidRDefault="002308B9">
      <w:pPr>
        <w:pStyle w:val="Ttulo1"/>
        <w:numPr>
          <w:ilvl w:val="0"/>
          <w:numId w:val="3"/>
        </w:numPr>
        <w:spacing w:after="240" w:line="360" w:lineRule="auto"/>
        <w:ind w:left="709" w:hanging="709"/>
        <w:jc w:val="both"/>
      </w:pPr>
      <w:bookmarkStart w:id="52" w:name="_1y810tw" w:colFirst="0" w:colLast="0"/>
      <w:bookmarkEnd w:id="52"/>
      <w:r>
        <w:lastRenderedPageBreak/>
        <w:t>Objetivo do Sistema</w:t>
      </w:r>
    </w:p>
    <w:p w14:paraId="3FEAB44D" w14:textId="77777777" w:rsidR="008D51A1" w:rsidRDefault="002308B9">
      <w:pPr>
        <w:pStyle w:val="Normal1"/>
        <w:spacing w:after="240" w:line="360" w:lineRule="auto"/>
        <w:ind w:firstLine="709"/>
        <w:jc w:val="both"/>
      </w:pPr>
      <w:r>
        <w:t>O sistema de gerenciamento do ateliê deve auxiliar no controle entregas de roupas e Mão de obra.</w:t>
      </w:r>
    </w:p>
    <w:p w14:paraId="2A13D680" w14:textId="77777777" w:rsidR="008D51A1" w:rsidRDefault="002308B9">
      <w:pPr>
        <w:pStyle w:val="Ttulo1"/>
        <w:numPr>
          <w:ilvl w:val="0"/>
          <w:numId w:val="3"/>
        </w:numPr>
        <w:spacing w:after="240" w:line="360" w:lineRule="auto"/>
        <w:ind w:left="709" w:hanging="709"/>
        <w:jc w:val="both"/>
      </w:pPr>
      <w:bookmarkStart w:id="53" w:name="_4i7ojhp" w:colFirst="0" w:colLast="0"/>
      <w:bookmarkEnd w:id="53"/>
      <w:r>
        <w:t>Principais envolvidos no projeto</w:t>
      </w:r>
    </w:p>
    <w:p w14:paraId="5618AEE3" w14:textId="77777777" w:rsidR="008D51A1" w:rsidRDefault="002308B9">
      <w:pPr>
        <w:pStyle w:val="Normal1"/>
        <w:spacing w:after="240" w:line="360" w:lineRule="auto"/>
        <w:ind w:firstLine="709"/>
        <w:jc w:val="both"/>
      </w:pPr>
      <w:r>
        <w:t>Todos os donos de ateliê que querem gerir seus negócios com maior eficiência e praticidades, que necessitem de um retorno rápido e coeso sobre os negócios que estão sendo geridos e negócios futuros, além dos alunos que farão parte do projeto.</w:t>
      </w:r>
    </w:p>
    <w:p w14:paraId="0BFA11C3" w14:textId="77777777" w:rsidR="008D51A1" w:rsidRDefault="002308B9">
      <w:pPr>
        <w:pStyle w:val="Ttulo1"/>
        <w:numPr>
          <w:ilvl w:val="1"/>
          <w:numId w:val="3"/>
        </w:numPr>
        <w:spacing w:after="240" w:line="360" w:lineRule="auto"/>
        <w:ind w:left="1418" w:hanging="709"/>
        <w:jc w:val="both"/>
      </w:pPr>
      <w:bookmarkStart w:id="54" w:name="_2xcytpi" w:colFirst="0" w:colLast="0"/>
      <w:bookmarkEnd w:id="54"/>
      <w:r>
        <w:t xml:space="preserve">Usuários do Sistema </w:t>
      </w:r>
    </w:p>
    <w:p w14:paraId="13880A68" w14:textId="77777777" w:rsidR="008D51A1" w:rsidRDefault="002308B9">
      <w:pPr>
        <w:pStyle w:val="Normal1"/>
        <w:spacing w:after="240" w:line="360" w:lineRule="auto"/>
        <w:ind w:firstLine="709"/>
        <w:jc w:val="both"/>
      </w:pPr>
      <w:r>
        <w:t>Todos os funcionários devem ter acesso ao sistema, tanto para consulta quanto para manipular os dados que o mesmo gerencia, com controle de privilégios dependendo da atividade exercida pelo mesmo, como exemplo podemos o gerente, administrador e funcionário.</w:t>
      </w:r>
    </w:p>
    <w:p w14:paraId="650403D5" w14:textId="77777777" w:rsidR="008D51A1" w:rsidRDefault="002308B9">
      <w:pPr>
        <w:pStyle w:val="Ttulo1"/>
        <w:numPr>
          <w:ilvl w:val="1"/>
          <w:numId w:val="3"/>
        </w:numPr>
        <w:spacing w:after="240" w:line="360" w:lineRule="auto"/>
        <w:ind w:left="1418" w:hanging="709"/>
        <w:jc w:val="both"/>
      </w:pPr>
      <w:bookmarkStart w:id="55" w:name="_1ci93xb" w:colFirst="0" w:colLast="0"/>
      <w:bookmarkEnd w:id="55"/>
      <w:r>
        <w:t>Desenvolvedores do sistema</w:t>
      </w:r>
    </w:p>
    <w:p w14:paraId="6613EA3A" w14:textId="77777777" w:rsidR="008D51A1" w:rsidRDefault="002308B9">
      <w:pPr>
        <w:pStyle w:val="Normal1"/>
        <w:spacing w:after="240" w:line="360" w:lineRule="auto"/>
        <w:ind w:firstLine="709"/>
        <w:jc w:val="both"/>
      </w:pPr>
      <w:r>
        <w:t xml:space="preserve">Os desenvolvedores do sistema são alunos da FATEC Ourinhos no curso de Análise e Desenvolvimento de Sistema no período Vespertino. Os alunos são: Gabriel Elias Milani, Fábio Augusto Daniel Nicoleti, Caio Illich Dias Campos e Gabriel de Moraes Torres. </w:t>
      </w:r>
    </w:p>
    <w:p w14:paraId="250DA9D5" w14:textId="77777777" w:rsidR="008D51A1" w:rsidRDefault="002308B9">
      <w:pPr>
        <w:pStyle w:val="Ttulo1"/>
        <w:numPr>
          <w:ilvl w:val="0"/>
          <w:numId w:val="3"/>
        </w:numPr>
        <w:spacing w:after="240" w:line="360" w:lineRule="auto"/>
        <w:ind w:left="709" w:hanging="709"/>
        <w:jc w:val="both"/>
      </w:pPr>
      <w:bookmarkStart w:id="56" w:name="_3whwml4" w:colFirst="0" w:colLast="0"/>
      <w:bookmarkEnd w:id="56"/>
      <w:r>
        <w:t>Regras de negócio</w:t>
      </w:r>
    </w:p>
    <w:p w14:paraId="18392666" w14:textId="77777777" w:rsidR="008D51A1" w:rsidRDefault="002308B9">
      <w:pPr>
        <w:pStyle w:val="Normal1"/>
        <w:spacing w:line="360" w:lineRule="auto"/>
        <w:ind w:firstLine="709"/>
        <w:jc w:val="both"/>
        <w:rPr>
          <w:ins w:id="57" w:author="GABRIEL DE MORAES TORRES" w:date="2018-08-13T21:21:00Z"/>
        </w:rPr>
      </w:pPr>
      <w:r>
        <w:t>Os consertos só podem ser efetuados para um cliente já cadastrado no sistema, caso ocorra algum problema deve ter a aprovação do gerente.</w:t>
      </w:r>
    </w:p>
    <w:p w14:paraId="6382DE9C" w14:textId="77777777" w:rsidR="008D16B7" w:rsidRDefault="008D16B7">
      <w:pPr>
        <w:pStyle w:val="Normal1"/>
        <w:spacing w:line="360" w:lineRule="auto"/>
        <w:ind w:firstLine="709"/>
        <w:jc w:val="both"/>
      </w:pPr>
      <w:ins w:id="58" w:author="GABRIEL DE MORAES TORRES" w:date="2018-08-13T21:21:00Z">
        <w:r>
          <w:t xml:space="preserve">O atraso do pagamento resultará em um </w:t>
        </w:r>
      </w:ins>
      <w:ins w:id="59" w:author="GABRIEL DE MORAES TORRES" w:date="2018-08-13T21:22:00Z">
        <w:r w:rsidR="00364716">
          <w:t>acréscimo</w:t>
        </w:r>
        <w:r>
          <w:t xml:space="preserve"> de x</w:t>
        </w:r>
        <w:r w:rsidR="00364716">
          <w:t>% do valor total do serviço.</w:t>
        </w:r>
      </w:ins>
    </w:p>
    <w:p w14:paraId="2EA2F26C" w14:textId="77777777" w:rsidR="008D51A1" w:rsidRDefault="002308B9">
      <w:pPr>
        <w:pStyle w:val="Normal1"/>
        <w:rPr>
          <w:b/>
          <w:sz w:val="28"/>
          <w:szCs w:val="28"/>
        </w:rPr>
      </w:pPr>
      <w:r>
        <w:br w:type="page"/>
      </w:r>
    </w:p>
    <w:p w14:paraId="3C3AD45A" w14:textId="77777777" w:rsidR="008D51A1" w:rsidRDefault="008D51A1">
      <w:pPr>
        <w:pStyle w:val="Normal1"/>
        <w:ind w:firstLine="708"/>
        <w:jc w:val="both"/>
        <w:rPr>
          <w:b/>
          <w:sz w:val="28"/>
          <w:szCs w:val="28"/>
        </w:rPr>
      </w:pPr>
    </w:p>
    <w:p w14:paraId="37F16699" w14:textId="77777777" w:rsidR="008D51A1" w:rsidRDefault="002308B9">
      <w:pPr>
        <w:pStyle w:val="Ttulo1"/>
        <w:numPr>
          <w:ilvl w:val="0"/>
          <w:numId w:val="17"/>
        </w:numPr>
        <w:ind w:left="357" w:hanging="357"/>
        <w:jc w:val="both"/>
      </w:pPr>
      <w:bookmarkStart w:id="60" w:name="_2bn6wsx" w:colFirst="0" w:colLast="0"/>
      <w:bookmarkEnd w:id="60"/>
      <w:r>
        <w:t>REQUISITOS FUNCIONAIS</w:t>
      </w:r>
    </w:p>
    <w:p w14:paraId="42F9D69F" w14:textId="77777777" w:rsidR="008D51A1" w:rsidRDefault="008D51A1">
      <w:pPr>
        <w:pStyle w:val="Normal1"/>
        <w:jc w:val="both"/>
      </w:pPr>
    </w:p>
    <w:p w14:paraId="05AB5FD7" w14:textId="77777777" w:rsidR="008D51A1" w:rsidRDefault="002308B9">
      <w:pPr>
        <w:pStyle w:val="Normal1"/>
        <w:spacing w:line="360" w:lineRule="auto"/>
        <w:jc w:val="both"/>
      </w:pPr>
      <w:r>
        <w:t>Observação: os campos marcados com asteriscos (*) são de preenchimento obrigatório.</w:t>
      </w:r>
    </w:p>
    <w:p w14:paraId="1A8878ED" w14:textId="77777777" w:rsidR="008D51A1" w:rsidRDefault="008D51A1">
      <w:pPr>
        <w:pStyle w:val="Normal1"/>
        <w:jc w:val="both"/>
      </w:pPr>
    </w:p>
    <w:p w14:paraId="0093C9F5" w14:textId="77777777" w:rsidR="008D51A1" w:rsidRDefault="002308B9">
      <w:pPr>
        <w:pStyle w:val="Ttulo1"/>
        <w:numPr>
          <w:ilvl w:val="0"/>
          <w:numId w:val="8"/>
        </w:numPr>
      </w:pPr>
      <w:bookmarkStart w:id="61" w:name="_qsh70q" w:colFirst="0" w:colLast="0"/>
      <w:bookmarkEnd w:id="61"/>
      <w:r>
        <w:t>Cadastrar cliente</w:t>
      </w:r>
    </w:p>
    <w:p w14:paraId="40B775C6" w14:textId="77777777" w:rsidR="008D51A1" w:rsidRDefault="008D51A1">
      <w:pPr>
        <w:pStyle w:val="Normal1"/>
        <w:pBdr>
          <w:top w:val="nil"/>
          <w:left w:val="nil"/>
          <w:bottom w:val="nil"/>
          <w:right w:val="nil"/>
          <w:between w:val="nil"/>
        </w:pBdr>
        <w:spacing w:after="0"/>
        <w:ind w:left="1080" w:hanging="720"/>
        <w:jc w:val="both"/>
        <w:rPr>
          <w:color w:val="000000"/>
        </w:rPr>
      </w:pPr>
    </w:p>
    <w:p w14:paraId="592E087E" w14:textId="77777777" w:rsidR="008D51A1" w:rsidRDefault="002308B9">
      <w:pPr>
        <w:pStyle w:val="Normal1"/>
        <w:numPr>
          <w:ilvl w:val="1"/>
          <w:numId w:val="13"/>
        </w:numPr>
        <w:pBdr>
          <w:top w:val="nil"/>
          <w:left w:val="nil"/>
          <w:bottom w:val="nil"/>
          <w:right w:val="nil"/>
          <w:between w:val="nil"/>
        </w:pBdr>
        <w:spacing w:after="0" w:line="360" w:lineRule="auto"/>
        <w:contextualSpacing/>
        <w:jc w:val="both"/>
      </w:pPr>
      <w:r>
        <w:rPr>
          <w:color w:val="000000"/>
        </w:rPr>
        <w:t>O sistema deverá ser capaz de efetuar as seguintes operações: inclusão, exclusão, alteração e consulta de clientes da empresa.</w:t>
      </w:r>
    </w:p>
    <w:p w14:paraId="5608ADBA" w14:textId="77777777" w:rsidR="008D51A1" w:rsidRDefault="002308B9">
      <w:pPr>
        <w:pStyle w:val="Normal1"/>
        <w:numPr>
          <w:ilvl w:val="1"/>
          <w:numId w:val="13"/>
        </w:numPr>
        <w:pBdr>
          <w:top w:val="nil"/>
          <w:left w:val="nil"/>
          <w:bottom w:val="nil"/>
          <w:right w:val="nil"/>
          <w:between w:val="nil"/>
        </w:pBdr>
        <w:spacing w:after="0" w:line="360" w:lineRule="auto"/>
        <w:contextualSpacing/>
        <w:jc w:val="both"/>
      </w:pPr>
      <w:r>
        <w:rPr>
          <w:color w:val="000000"/>
        </w:rPr>
        <w:t>Para a inclusão de clientes serão necessários os seguintes dados: endereço* (rua, bairro, número da casa, CEP, cidade, estado), telefone (fixo), celular, CPF*, RG*, nome*, sexo*, data de nascimento*, data de cadastro*.</w:t>
      </w:r>
    </w:p>
    <w:p w14:paraId="25FD9E40" w14:textId="77777777" w:rsidR="008D51A1" w:rsidRDefault="002308B9">
      <w:pPr>
        <w:pStyle w:val="Normal1"/>
        <w:numPr>
          <w:ilvl w:val="2"/>
          <w:numId w:val="13"/>
        </w:numPr>
        <w:pBdr>
          <w:top w:val="nil"/>
          <w:left w:val="nil"/>
          <w:bottom w:val="nil"/>
          <w:right w:val="nil"/>
          <w:between w:val="nil"/>
        </w:pBdr>
        <w:spacing w:after="0" w:line="360" w:lineRule="auto"/>
        <w:ind w:left="1276"/>
        <w:contextualSpacing/>
        <w:jc w:val="both"/>
      </w:pPr>
      <w:r>
        <w:rPr>
          <w:color w:val="000000"/>
        </w:rPr>
        <w:t>O Sistema calculará a idade do cliente utilizando a data do sistema operacional*.</w:t>
      </w:r>
    </w:p>
    <w:p w14:paraId="0DACC363" w14:textId="77777777" w:rsidR="008D51A1" w:rsidRDefault="002308B9">
      <w:pPr>
        <w:pStyle w:val="Normal1"/>
        <w:numPr>
          <w:ilvl w:val="2"/>
          <w:numId w:val="13"/>
        </w:numPr>
        <w:pBdr>
          <w:top w:val="nil"/>
          <w:left w:val="nil"/>
          <w:bottom w:val="nil"/>
          <w:right w:val="nil"/>
          <w:between w:val="nil"/>
        </w:pBdr>
        <w:spacing w:after="0" w:line="360" w:lineRule="auto"/>
        <w:contextualSpacing/>
        <w:jc w:val="both"/>
      </w:pPr>
      <w:r>
        <w:rPr>
          <w:color w:val="000000"/>
        </w:rPr>
        <w:t>Não serão permitidos CPF iguais*.</w:t>
      </w:r>
    </w:p>
    <w:p w14:paraId="37D0610A" w14:textId="77777777" w:rsidR="008D51A1" w:rsidRDefault="002308B9">
      <w:pPr>
        <w:pStyle w:val="Normal1"/>
        <w:numPr>
          <w:ilvl w:val="1"/>
          <w:numId w:val="13"/>
        </w:numPr>
        <w:pBdr>
          <w:top w:val="nil"/>
          <w:left w:val="nil"/>
          <w:bottom w:val="nil"/>
          <w:right w:val="nil"/>
          <w:between w:val="nil"/>
        </w:pBdr>
        <w:spacing w:after="0" w:line="360" w:lineRule="auto"/>
        <w:contextualSpacing/>
        <w:jc w:val="both"/>
      </w:pPr>
      <w:r>
        <w:rPr>
          <w:color w:val="000000"/>
        </w:rPr>
        <w:t xml:space="preserve"> O sistema deverá permitir a exclusão caso o cliente não esteja relacionado a nenhum outro requisito.</w:t>
      </w:r>
    </w:p>
    <w:p w14:paraId="50279FB0" w14:textId="77777777" w:rsidR="008D51A1" w:rsidRDefault="002308B9">
      <w:pPr>
        <w:pStyle w:val="Normal1"/>
        <w:numPr>
          <w:ilvl w:val="1"/>
          <w:numId w:val="13"/>
        </w:numPr>
        <w:pBdr>
          <w:top w:val="nil"/>
          <w:left w:val="nil"/>
          <w:bottom w:val="nil"/>
          <w:right w:val="nil"/>
          <w:between w:val="nil"/>
        </w:pBdr>
        <w:spacing w:after="0" w:line="360" w:lineRule="auto"/>
        <w:contextualSpacing/>
        <w:jc w:val="both"/>
      </w:pPr>
      <w:r>
        <w:rPr>
          <w:color w:val="000000"/>
        </w:rPr>
        <w:t>O sistema também deverá permitir a exclusão no caso de o cliente não ter nenhum tipo de serviço solicitado nos últimos 2 anos.</w:t>
      </w:r>
    </w:p>
    <w:p w14:paraId="1B2601B9" w14:textId="77777777" w:rsidR="008D51A1" w:rsidRDefault="002308B9">
      <w:pPr>
        <w:pStyle w:val="Normal1"/>
        <w:numPr>
          <w:ilvl w:val="1"/>
          <w:numId w:val="13"/>
        </w:numPr>
        <w:pBdr>
          <w:top w:val="nil"/>
          <w:left w:val="nil"/>
          <w:bottom w:val="nil"/>
          <w:right w:val="nil"/>
          <w:between w:val="nil"/>
        </w:pBdr>
        <w:spacing w:after="0" w:line="360" w:lineRule="auto"/>
        <w:contextualSpacing/>
        <w:jc w:val="both"/>
      </w:pPr>
      <w:r>
        <w:rPr>
          <w:color w:val="000000"/>
        </w:rPr>
        <w:t>O sistema deve permitir a alteração dos dados do cliente, com exceção dos dados pessoais: RG e CPF.</w:t>
      </w:r>
    </w:p>
    <w:p w14:paraId="1C1CE76F" w14:textId="77777777" w:rsidR="008D51A1" w:rsidRDefault="002308B9">
      <w:pPr>
        <w:pStyle w:val="Normal1"/>
        <w:numPr>
          <w:ilvl w:val="1"/>
          <w:numId w:val="13"/>
        </w:numPr>
        <w:pBdr>
          <w:top w:val="nil"/>
          <w:left w:val="nil"/>
          <w:bottom w:val="nil"/>
          <w:right w:val="nil"/>
          <w:between w:val="nil"/>
        </w:pBdr>
        <w:spacing w:line="360" w:lineRule="auto"/>
        <w:contextualSpacing/>
        <w:jc w:val="both"/>
      </w:pPr>
      <w:r>
        <w:rPr>
          <w:color w:val="000000"/>
        </w:rPr>
        <w:t xml:space="preserve">O sistema deve permitir a consulta de clientes já cadastrados através do Nome ou CPF. </w:t>
      </w:r>
    </w:p>
    <w:p w14:paraId="1BE73CE8" w14:textId="77777777" w:rsidR="008D51A1" w:rsidRDefault="008D51A1">
      <w:pPr>
        <w:pStyle w:val="Normal1"/>
        <w:jc w:val="both"/>
      </w:pPr>
    </w:p>
    <w:p w14:paraId="111850DF" w14:textId="77777777" w:rsidR="008D51A1" w:rsidRDefault="002308B9">
      <w:pPr>
        <w:pStyle w:val="Ttulo1"/>
        <w:numPr>
          <w:ilvl w:val="0"/>
          <w:numId w:val="8"/>
        </w:numPr>
      </w:pPr>
      <w:bookmarkStart w:id="62" w:name="_3as4poj" w:colFirst="0" w:colLast="0"/>
      <w:bookmarkEnd w:id="62"/>
      <w:r>
        <w:t>Cadastrar serviços</w:t>
      </w:r>
    </w:p>
    <w:p w14:paraId="6CE34484" w14:textId="77777777" w:rsidR="008D51A1" w:rsidRDefault="008D51A1">
      <w:pPr>
        <w:pStyle w:val="Normal1"/>
        <w:pBdr>
          <w:top w:val="nil"/>
          <w:left w:val="nil"/>
          <w:bottom w:val="nil"/>
          <w:right w:val="nil"/>
          <w:between w:val="nil"/>
        </w:pBdr>
        <w:spacing w:after="0"/>
        <w:ind w:left="709" w:hanging="720"/>
        <w:jc w:val="both"/>
        <w:rPr>
          <w:b/>
          <w:color w:val="000000"/>
          <w:sz w:val="28"/>
          <w:szCs w:val="28"/>
        </w:rPr>
      </w:pPr>
    </w:p>
    <w:p w14:paraId="65C85D0F"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r>
        <w:rPr>
          <w:color w:val="000000"/>
        </w:rPr>
        <w:t>O sistema deve permitir que o usuário seja capaz de incluir, alterar, consultar e excluir os serviços.</w:t>
      </w:r>
    </w:p>
    <w:p w14:paraId="52A6F1DF"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bookmarkStart w:id="63" w:name="_1pxezwc" w:colFirst="0" w:colLast="0"/>
      <w:bookmarkEnd w:id="63"/>
      <w:r>
        <w:rPr>
          <w:color w:val="000000"/>
        </w:rPr>
        <w:t>Para inclusão serão necessários os dados: tipos de serviços*, tempo de execução*, preço*, dificuldade (baixa, média, alta) *.</w:t>
      </w:r>
    </w:p>
    <w:p w14:paraId="6999E7A7"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r>
        <w:rPr>
          <w:color w:val="000000"/>
        </w:rPr>
        <w:lastRenderedPageBreak/>
        <w:t>O sistema deve permitir que o usuário altere os preços dos serviços*, tempo de execução* e a sua dificuldade*.</w:t>
      </w:r>
    </w:p>
    <w:p w14:paraId="5058E43C"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r>
        <w:rPr>
          <w:color w:val="000000"/>
        </w:rPr>
        <w:t>O sistema deve permitir que o usuário consulte os serviços (pré-cadastrados).</w:t>
      </w:r>
    </w:p>
    <w:p w14:paraId="7D38A138"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r>
        <w:rPr>
          <w:color w:val="000000"/>
        </w:rPr>
        <w:t>O sistema deve permitir que o usuário exclua dos serviços cadastrados.</w:t>
      </w:r>
    </w:p>
    <w:p w14:paraId="008DCFDE" w14:textId="77777777" w:rsidR="008D51A1" w:rsidRDefault="002308B9">
      <w:pPr>
        <w:pStyle w:val="Normal1"/>
        <w:numPr>
          <w:ilvl w:val="2"/>
          <w:numId w:val="12"/>
        </w:numPr>
        <w:pBdr>
          <w:top w:val="nil"/>
          <w:left w:val="nil"/>
          <w:bottom w:val="nil"/>
          <w:right w:val="nil"/>
          <w:between w:val="nil"/>
        </w:pBdr>
        <w:spacing w:after="0" w:line="360" w:lineRule="auto"/>
        <w:ind w:left="851" w:hanging="425"/>
        <w:contextualSpacing/>
        <w:jc w:val="both"/>
        <w:rPr>
          <w:color w:val="000000"/>
        </w:rPr>
      </w:pPr>
      <w:r>
        <w:rPr>
          <w:color w:val="000000"/>
        </w:rPr>
        <w:t>O sistema deve permitir que o usuário altere o preço e ou tempo de execução de determinado serviço (pré-cadastrado pelo usuário).</w:t>
      </w:r>
    </w:p>
    <w:p w14:paraId="5B6C2820" w14:textId="77777777" w:rsidR="008D51A1" w:rsidRDefault="008D51A1">
      <w:pPr>
        <w:pStyle w:val="Normal1"/>
        <w:pBdr>
          <w:top w:val="nil"/>
          <w:left w:val="nil"/>
          <w:bottom w:val="nil"/>
          <w:right w:val="nil"/>
          <w:between w:val="nil"/>
        </w:pBdr>
        <w:spacing w:line="360" w:lineRule="auto"/>
        <w:ind w:left="907" w:hanging="720"/>
        <w:jc w:val="both"/>
        <w:rPr>
          <w:color w:val="000000"/>
        </w:rPr>
      </w:pPr>
    </w:p>
    <w:p w14:paraId="5F4C4178" w14:textId="77777777" w:rsidR="008D51A1" w:rsidRDefault="002308B9">
      <w:pPr>
        <w:pStyle w:val="Ttulo1"/>
        <w:numPr>
          <w:ilvl w:val="0"/>
          <w:numId w:val="8"/>
        </w:numPr>
      </w:pPr>
      <w:bookmarkStart w:id="64" w:name="_49x2ik5" w:colFirst="0" w:colLast="0"/>
      <w:bookmarkEnd w:id="64"/>
      <w:r>
        <w:t>Gerar ordem serviço</w:t>
      </w:r>
    </w:p>
    <w:p w14:paraId="0B7888D7" w14:textId="77777777" w:rsidR="008D51A1" w:rsidRDefault="008D51A1">
      <w:pPr>
        <w:pStyle w:val="Normal1"/>
        <w:pBdr>
          <w:top w:val="nil"/>
          <w:left w:val="nil"/>
          <w:bottom w:val="nil"/>
          <w:right w:val="nil"/>
          <w:between w:val="nil"/>
        </w:pBdr>
        <w:spacing w:after="0"/>
        <w:ind w:left="720" w:hanging="720"/>
        <w:jc w:val="both"/>
        <w:rPr>
          <w:color w:val="000000"/>
        </w:rPr>
      </w:pPr>
    </w:p>
    <w:p w14:paraId="2A265754" w14:textId="77777777" w:rsidR="008D51A1" w:rsidRDefault="002308B9">
      <w:pPr>
        <w:pStyle w:val="Normal1"/>
        <w:numPr>
          <w:ilvl w:val="0"/>
          <w:numId w:val="2"/>
        </w:numPr>
        <w:pBdr>
          <w:top w:val="nil"/>
          <w:left w:val="nil"/>
          <w:bottom w:val="nil"/>
          <w:right w:val="nil"/>
          <w:between w:val="nil"/>
        </w:pBdr>
        <w:spacing w:after="0"/>
        <w:ind w:left="851" w:hanging="425"/>
        <w:contextualSpacing/>
        <w:jc w:val="both"/>
        <w:rPr>
          <w:color w:val="000000"/>
        </w:rPr>
      </w:pPr>
      <w:r>
        <w:rPr>
          <w:color w:val="000000"/>
        </w:rPr>
        <w:t xml:space="preserve">O sistema deve permitir o usuário cadastrar, alterar, consultar e excluir as ordens de serviços. </w:t>
      </w:r>
    </w:p>
    <w:p w14:paraId="1BF10656" w14:textId="5CA3C545" w:rsidR="008D51A1" w:rsidRDefault="002308B9">
      <w:pPr>
        <w:pStyle w:val="Normal1"/>
        <w:numPr>
          <w:ilvl w:val="0"/>
          <w:numId w:val="2"/>
        </w:numPr>
        <w:pBdr>
          <w:top w:val="nil"/>
          <w:left w:val="nil"/>
          <w:bottom w:val="nil"/>
          <w:right w:val="nil"/>
          <w:between w:val="nil"/>
        </w:pBdr>
        <w:spacing w:after="0" w:line="360" w:lineRule="auto"/>
        <w:ind w:left="851" w:hanging="425"/>
        <w:contextualSpacing/>
        <w:jc w:val="both"/>
      </w:pPr>
      <w:r>
        <w:rPr>
          <w:color w:val="000000"/>
        </w:rPr>
        <w:t>Para inclusão serão necessários os dados: data de entrada*, data de entrega*, forma de pagamento</w:t>
      </w:r>
      <w:ins w:id="65" w:author="GABRIEL DE MORAES TORRES" w:date="2018-08-13T22:03:00Z">
        <w:r w:rsidR="00FF7342">
          <w:rPr>
            <w:color w:val="000000"/>
          </w:rPr>
          <w:t>*</w:t>
        </w:r>
      </w:ins>
      <w:r>
        <w:rPr>
          <w:color w:val="000000"/>
        </w:rPr>
        <w:t xml:space="preserve"> (a vista ou prazo)</w:t>
      </w:r>
      <w:del w:id="66" w:author="GABRIEL DE MORAES TORRES" w:date="2018-08-13T22:03:00Z">
        <w:r w:rsidDel="00FF7342">
          <w:rPr>
            <w:color w:val="000000"/>
          </w:rPr>
          <w:delText>*</w:delText>
        </w:r>
      </w:del>
      <w:r>
        <w:rPr>
          <w:color w:val="000000"/>
        </w:rPr>
        <w:t>, cliente</w:t>
      </w:r>
      <w:ins w:id="67" w:author="GABRIEL DE MORAES TORRES" w:date="2018-08-13T22:03:00Z">
        <w:r w:rsidR="00FF7342">
          <w:rPr>
            <w:color w:val="000000"/>
          </w:rPr>
          <w:t>*</w:t>
        </w:r>
      </w:ins>
      <w:r>
        <w:rPr>
          <w:color w:val="000000"/>
        </w:rPr>
        <w:t xml:space="preserve"> (pré-cadastrado)</w:t>
      </w:r>
      <w:del w:id="68" w:author="GABRIEL DE MORAES TORRES" w:date="2018-08-13T22:03:00Z">
        <w:r w:rsidDel="00FF7342">
          <w:rPr>
            <w:color w:val="000000"/>
          </w:rPr>
          <w:delText>*</w:delText>
        </w:r>
      </w:del>
      <w:ins w:id="69" w:author="FATEC" w:date="2018-08-14T13:24:00Z">
        <w:r w:rsidR="00014FB7">
          <w:rPr>
            <w:color w:val="000000"/>
          </w:rPr>
          <w:t xml:space="preserve"> e</w:t>
        </w:r>
      </w:ins>
      <w:del w:id="70" w:author="FATEC" w:date="2018-08-14T13:24:00Z">
        <w:r w:rsidDel="00014FB7">
          <w:rPr>
            <w:color w:val="000000"/>
          </w:rPr>
          <w:delText>,</w:delText>
        </w:r>
      </w:del>
      <w:r>
        <w:rPr>
          <w:color w:val="000000"/>
        </w:rPr>
        <w:t xml:space="preserve"> </w:t>
      </w:r>
      <w:del w:id="71" w:author="GABRIEL DE MORAES TORRES" w:date="2018-08-13T20:59:00Z">
        <w:r w:rsidDel="00026842">
          <w:rPr>
            <w:color w:val="000000"/>
          </w:rPr>
          <w:delText xml:space="preserve">status (A fazer, Feito, Entregue)*, </w:delText>
        </w:r>
      </w:del>
      <w:r>
        <w:rPr>
          <w:color w:val="000000"/>
        </w:rPr>
        <w:t>condição de pagamento</w:t>
      </w:r>
      <w:ins w:id="72" w:author="GABRIEL DE MORAES TORRES" w:date="2018-08-13T22:03:00Z">
        <w:r w:rsidR="00FF7342">
          <w:rPr>
            <w:color w:val="000000"/>
          </w:rPr>
          <w:t>*</w:t>
        </w:r>
      </w:ins>
      <w:r>
        <w:rPr>
          <w:color w:val="000000"/>
        </w:rPr>
        <w:t xml:space="preserve"> (Pendente,</w:t>
      </w:r>
      <w:ins w:id="73" w:author="GABRIEL DE MORAES TORRES" w:date="2018-08-13T21:02:00Z">
        <w:r w:rsidR="003E0B25">
          <w:rPr>
            <w:color w:val="000000"/>
          </w:rPr>
          <w:t xml:space="preserve"> Atrasado,</w:t>
        </w:r>
      </w:ins>
      <w:r>
        <w:rPr>
          <w:color w:val="000000"/>
        </w:rPr>
        <w:t xml:space="preserve"> Pago)</w:t>
      </w:r>
      <w:del w:id="74" w:author="GABRIEL DE MORAES TORRES" w:date="2018-08-13T22:03:00Z">
        <w:r w:rsidDel="00FF7342">
          <w:rPr>
            <w:color w:val="000000"/>
          </w:rPr>
          <w:delText>*</w:delText>
        </w:r>
      </w:del>
      <w:del w:id="75" w:author="GABRIEL DE MORAES TORRES" w:date="2018-08-13T21:12:00Z">
        <w:r w:rsidDel="008D16B7">
          <w:rPr>
            <w:color w:val="000000"/>
          </w:rPr>
          <w:delText xml:space="preserve">, </w:delText>
        </w:r>
      </w:del>
      <w:del w:id="76" w:author="GABRIEL DE MORAES TORRES" w:date="2018-08-13T21:05:00Z">
        <w:r w:rsidDel="003E0B25">
          <w:rPr>
            <w:color w:val="000000"/>
          </w:rPr>
          <w:delText>tipo de serviço (pré-cadastrado)</w:delText>
        </w:r>
      </w:del>
      <w:del w:id="77" w:author="GABRIEL DE MORAES TORRES" w:date="2018-08-13T21:06:00Z">
        <w:r w:rsidDel="003E0B25">
          <w:rPr>
            <w:color w:val="000000"/>
          </w:rPr>
          <w:delText>, descrição da peça</w:delText>
        </w:r>
      </w:del>
      <w:r>
        <w:rPr>
          <w:color w:val="000000"/>
        </w:rPr>
        <w:t>.</w:t>
      </w:r>
    </w:p>
    <w:p w14:paraId="088CDC66" w14:textId="77777777" w:rsidR="00026842" w:rsidRPr="00026842" w:rsidRDefault="002308B9" w:rsidP="00026842">
      <w:pPr>
        <w:pStyle w:val="Normal1"/>
        <w:numPr>
          <w:ilvl w:val="0"/>
          <w:numId w:val="4"/>
        </w:numPr>
        <w:pBdr>
          <w:top w:val="nil"/>
          <w:left w:val="nil"/>
          <w:bottom w:val="nil"/>
          <w:right w:val="nil"/>
          <w:between w:val="nil"/>
        </w:pBdr>
        <w:spacing w:after="0" w:line="360" w:lineRule="auto"/>
        <w:ind w:left="1418" w:hanging="709"/>
        <w:contextualSpacing/>
        <w:jc w:val="both"/>
        <w:rPr>
          <w:ins w:id="78" w:author="GABRIEL DE MORAES TORRES" w:date="2018-08-13T20:59:00Z"/>
          <w:rPrChange w:id="79" w:author="GABRIEL DE MORAES TORRES" w:date="2018-08-13T20:59:00Z">
            <w:rPr>
              <w:ins w:id="80" w:author="GABRIEL DE MORAES TORRES" w:date="2018-08-13T20:59:00Z"/>
              <w:color w:val="000000"/>
            </w:rPr>
          </w:rPrChange>
        </w:rPr>
      </w:pPr>
      <w:r>
        <w:rPr>
          <w:color w:val="000000"/>
        </w:rPr>
        <w:t>O sistema deve permitir a inclusão de mais de uma peça por ordem de serviço.</w:t>
      </w:r>
    </w:p>
    <w:p w14:paraId="1EEFEFA7" w14:textId="77777777" w:rsidR="00026842" w:rsidRDefault="00026842" w:rsidP="003E0B25">
      <w:pPr>
        <w:pStyle w:val="Normal1"/>
        <w:numPr>
          <w:ilvl w:val="0"/>
          <w:numId w:val="4"/>
        </w:numPr>
        <w:pBdr>
          <w:top w:val="nil"/>
          <w:left w:val="nil"/>
          <w:bottom w:val="nil"/>
          <w:right w:val="nil"/>
          <w:between w:val="nil"/>
        </w:pBdr>
        <w:spacing w:after="0" w:line="360" w:lineRule="auto"/>
        <w:ind w:left="1418" w:hanging="709"/>
        <w:contextualSpacing/>
        <w:jc w:val="both"/>
      </w:pPr>
      <w:ins w:id="81" w:author="GABRIEL DE MORAES TORRES" w:date="2018-08-13T20:59:00Z">
        <w:r>
          <w:t xml:space="preserve">Cada peça cadastrada deverá ter </w:t>
        </w:r>
        <w:r>
          <w:rPr>
            <w:color w:val="000000"/>
          </w:rPr>
          <w:t>status</w:t>
        </w:r>
      </w:ins>
      <w:ins w:id="82" w:author="GABRIEL DE MORAES TORRES" w:date="2018-08-13T22:03:00Z">
        <w:r w:rsidR="00FF7342">
          <w:rPr>
            <w:color w:val="000000"/>
          </w:rPr>
          <w:t xml:space="preserve">* </w:t>
        </w:r>
      </w:ins>
      <w:ins w:id="83" w:author="GABRIEL DE MORAES TORRES" w:date="2018-08-13T20:59:00Z">
        <w:r>
          <w:rPr>
            <w:color w:val="000000"/>
          </w:rPr>
          <w:t xml:space="preserve">(A fazer, Feito, </w:t>
        </w:r>
      </w:ins>
      <w:ins w:id="84" w:author="GABRIEL DE MORAES TORRES" w:date="2018-08-13T22:02:00Z">
        <w:r w:rsidR="00FB6BDA">
          <w:rPr>
            <w:color w:val="000000"/>
          </w:rPr>
          <w:t>Entregue)</w:t>
        </w:r>
      </w:ins>
      <w:ins w:id="85" w:author="GABRIEL DE MORAES TORRES" w:date="2018-08-13T21:05:00Z">
        <w:r w:rsidR="003E0B25">
          <w:rPr>
            <w:color w:val="000000"/>
          </w:rPr>
          <w:t>,</w:t>
        </w:r>
      </w:ins>
      <w:ins w:id="86" w:author="GABRIEL DE MORAES TORRES" w:date="2018-08-13T21:00:00Z">
        <w:r>
          <w:rPr>
            <w:color w:val="000000"/>
          </w:rPr>
          <w:t xml:space="preserve"> o nível de importância</w:t>
        </w:r>
      </w:ins>
      <w:ins w:id="87" w:author="GABRIEL DE MORAES TORRES" w:date="2018-08-13T22:03:00Z">
        <w:r w:rsidR="00FF7342">
          <w:rPr>
            <w:color w:val="000000"/>
          </w:rPr>
          <w:t>*</w:t>
        </w:r>
      </w:ins>
      <w:ins w:id="88" w:author="GABRIEL DE MORAES TORRES" w:date="2018-08-13T21:00:00Z">
        <w:r>
          <w:rPr>
            <w:color w:val="000000"/>
          </w:rPr>
          <w:t xml:space="preserve"> (Normal, Importante, Urgente)</w:t>
        </w:r>
      </w:ins>
      <w:ins w:id="89" w:author="GABRIEL DE MORAES TORRES" w:date="2018-08-13T21:06:00Z">
        <w:r w:rsidR="003E0B25">
          <w:rPr>
            <w:color w:val="000000"/>
          </w:rPr>
          <w:t>,</w:t>
        </w:r>
      </w:ins>
      <w:ins w:id="90" w:author="GABRIEL DE MORAES TORRES" w:date="2018-08-13T21:05:00Z">
        <w:r w:rsidR="003E0B25" w:rsidRPr="003E0B25">
          <w:rPr>
            <w:color w:val="000000"/>
          </w:rPr>
          <w:t xml:space="preserve"> </w:t>
        </w:r>
        <w:r w:rsidR="003E0B25">
          <w:rPr>
            <w:color w:val="000000"/>
          </w:rPr>
          <w:t>tipo de serviço</w:t>
        </w:r>
      </w:ins>
      <w:ins w:id="91" w:author="GABRIEL DE MORAES TORRES" w:date="2018-08-13T22:03:00Z">
        <w:r w:rsidR="00FF7342">
          <w:rPr>
            <w:color w:val="000000"/>
          </w:rPr>
          <w:t>*</w:t>
        </w:r>
      </w:ins>
      <w:ins w:id="92" w:author="GABRIEL DE MORAES TORRES" w:date="2018-08-13T21:05:00Z">
        <w:r w:rsidR="003E0B25">
          <w:rPr>
            <w:color w:val="000000"/>
          </w:rPr>
          <w:t xml:space="preserve"> (pré-cadastrado)</w:t>
        </w:r>
      </w:ins>
      <w:ins w:id="93" w:author="GABRIEL DE MORAES TORRES" w:date="2018-08-13T21:06:00Z">
        <w:r w:rsidR="003E0B25">
          <w:rPr>
            <w:color w:val="000000"/>
          </w:rPr>
          <w:t>, descrição da peça</w:t>
        </w:r>
      </w:ins>
      <w:ins w:id="94" w:author="GABRIEL DE MORAES TORRES" w:date="2018-08-13T21:00:00Z">
        <w:r>
          <w:rPr>
            <w:color w:val="000000"/>
          </w:rPr>
          <w:t>.</w:t>
        </w:r>
      </w:ins>
    </w:p>
    <w:p w14:paraId="75C98ECA" w14:textId="77777777" w:rsidR="008D51A1" w:rsidRPr="008D16B7" w:rsidRDefault="002308B9">
      <w:pPr>
        <w:pStyle w:val="Normal1"/>
        <w:numPr>
          <w:ilvl w:val="0"/>
          <w:numId w:val="4"/>
        </w:numPr>
        <w:pBdr>
          <w:top w:val="nil"/>
          <w:left w:val="nil"/>
          <w:bottom w:val="nil"/>
          <w:right w:val="nil"/>
          <w:between w:val="nil"/>
        </w:pBdr>
        <w:spacing w:after="0" w:line="360" w:lineRule="auto"/>
        <w:ind w:left="1418" w:hanging="709"/>
        <w:contextualSpacing/>
        <w:jc w:val="both"/>
        <w:rPr>
          <w:ins w:id="95" w:author="GABRIEL DE MORAES TORRES" w:date="2018-08-13T21:13:00Z"/>
          <w:rPrChange w:id="96" w:author="GABRIEL DE MORAES TORRES" w:date="2018-08-13T21:13:00Z">
            <w:rPr>
              <w:ins w:id="97" w:author="GABRIEL DE MORAES TORRES" w:date="2018-08-13T21:13:00Z"/>
              <w:color w:val="000000"/>
            </w:rPr>
          </w:rPrChange>
        </w:rPr>
      </w:pPr>
      <w:r>
        <w:rPr>
          <w:color w:val="000000"/>
        </w:rPr>
        <w:t>O sistema deve permitir a inclusão de mais de um tipo de serviço por ordem de serviço.</w:t>
      </w:r>
    </w:p>
    <w:p w14:paraId="5077D344" w14:textId="77777777" w:rsidR="008D16B7" w:rsidRDefault="008D16B7">
      <w:pPr>
        <w:pStyle w:val="Normal1"/>
        <w:numPr>
          <w:ilvl w:val="0"/>
          <w:numId w:val="4"/>
        </w:numPr>
        <w:pBdr>
          <w:top w:val="nil"/>
          <w:left w:val="nil"/>
          <w:bottom w:val="nil"/>
          <w:right w:val="nil"/>
          <w:between w:val="nil"/>
        </w:pBdr>
        <w:spacing w:after="0" w:line="360" w:lineRule="auto"/>
        <w:ind w:left="1418" w:hanging="709"/>
        <w:contextualSpacing/>
        <w:jc w:val="both"/>
        <w:rPr>
          <w:ins w:id="98" w:author="GABRIEL DE MORAES TORRES" w:date="2018-08-13T21:44:00Z"/>
        </w:rPr>
      </w:pPr>
      <w:ins w:id="99" w:author="GABRIEL DE MORAES TORRES" w:date="2018-08-13T21:13:00Z">
        <w:r>
          <w:t>A condição de pagamento só poderá ser alterada</w:t>
        </w:r>
      </w:ins>
      <w:ins w:id="100" w:author="GABRIEL DE MORAES TORRES" w:date="2018-08-13T21:14:00Z">
        <w:r>
          <w:t xml:space="preserve"> em Receber pagamento (RF06).</w:t>
        </w:r>
      </w:ins>
    </w:p>
    <w:p w14:paraId="1FF0C985" w14:textId="77777777" w:rsidR="005B5709" w:rsidRDefault="005B5709">
      <w:pPr>
        <w:pStyle w:val="Normal1"/>
        <w:numPr>
          <w:ilvl w:val="0"/>
          <w:numId w:val="4"/>
        </w:numPr>
        <w:pBdr>
          <w:top w:val="nil"/>
          <w:left w:val="nil"/>
          <w:bottom w:val="nil"/>
          <w:right w:val="nil"/>
          <w:between w:val="nil"/>
        </w:pBdr>
        <w:spacing w:after="0" w:line="360" w:lineRule="auto"/>
        <w:ind w:left="1418" w:hanging="709"/>
        <w:contextualSpacing/>
        <w:jc w:val="both"/>
      </w:pPr>
      <w:ins w:id="101" w:author="GABRIEL DE MORAES TORRES" w:date="2018-08-13T21:45:00Z">
        <w:r>
          <w:t>A quantidade de parcelas</w:t>
        </w:r>
      </w:ins>
      <w:ins w:id="102" w:author="GABRIEL DE MORAES TORRES" w:date="2018-08-13T21:46:00Z">
        <w:r>
          <w:t xml:space="preserve"> a prazo</w:t>
        </w:r>
      </w:ins>
      <w:ins w:id="103" w:author="GABRIEL DE MORAES TORRES" w:date="2018-08-13T21:45:00Z">
        <w:r>
          <w:t xml:space="preserve"> da Ordem de serviço será definida pelo usuário na hora </w:t>
        </w:r>
      </w:ins>
      <w:ins w:id="104" w:author="GABRIEL DE MORAES TORRES" w:date="2018-08-13T21:47:00Z">
        <w:r>
          <w:t xml:space="preserve">do </w:t>
        </w:r>
      </w:ins>
      <w:ins w:id="105" w:author="GABRIEL DE MORAES TORRES" w:date="2018-08-13T22:04:00Z">
        <w:r w:rsidR="00FF7342">
          <w:t>pagamento</w:t>
        </w:r>
      </w:ins>
      <w:ins w:id="106" w:author="GABRIEL DE MORAES TORRES" w:date="2018-08-13T21:45:00Z">
        <w:r>
          <w:t>.</w:t>
        </w:r>
      </w:ins>
    </w:p>
    <w:p w14:paraId="736FC9C8" w14:textId="55BC18EA" w:rsidR="008D51A1" w:rsidRDefault="002308B9">
      <w:pPr>
        <w:pStyle w:val="Normal1"/>
        <w:numPr>
          <w:ilvl w:val="0"/>
          <w:numId w:val="2"/>
        </w:numPr>
        <w:pBdr>
          <w:top w:val="nil"/>
          <w:left w:val="nil"/>
          <w:bottom w:val="nil"/>
          <w:right w:val="nil"/>
          <w:between w:val="nil"/>
        </w:pBdr>
        <w:spacing w:after="0" w:line="360" w:lineRule="auto"/>
        <w:ind w:left="851" w:hanging="425"/>
        <w:contextualSpacing/>
        <w:jc w:val="both"/>
      </w:pPr>
      <w:r>
        <w:rPr>
          <w:color w:val="000000"/>
        </w:rPr>
        <w:t>O sistema deve permitir a alteração de dados da ordem de serviço, podendo ser alterado os seguintes dados: data de entrega</w:t>
      </w:r>
      <w:del w:id="107" w:author="FATEC" w:date="2018-08-14T13:23:00Z">
        <w:r w:rsidDel="00014FB7">
          <w:rPr>
            <w:color w:val="000000"/>
          </w:rPr>
          <w:delText>*</w:delText>
        </w:r>
      </w:del>
      <w:r>
        <w:rPr>
          <w:color w:val="000000"/>
        </w:rPr>
        <w:t>,</w:t>
      </w:r>
      <w:commentRangeStart w:id="108"/>
      <w:r>
        <w:rPr>
          <w:color w:val="000000"/>
        </w:rPr>
        <w:t xml:space="preserve"> forma de pagamento</w:t>
      </w:r>
      <w:del w:id="109" w:author="FATEC" w:date="2018-08-14T13:23:00Z">
        <w:r w:rsidDel="00014FB7">
          <w:rPr>
            <w:color w:val="000000"/>
          </w:rPr>
          <w:delText>*</w:delText>
        </w:r>
      </w:del>
      <w:ins w:id="110" w:author="FATEC" w:date="2018-08-14T13:23:00Z">
        <w:r w:rsidR="00014FB7">
          <w:rPr>
            <w:color w:val="000000"/>
          </w:rPr>
          <w:t>, parcelas</w:t>
        </w:r>
      </w:ins>
      <w:ins w:id="111" w:author="FATEC" w:date="2018-08-14T13:24:00Z">
        <w:r w:rsidR="00014FB7">
          <w:rPr>
            <w:color w:val="000000"/>
          </w:rPr>
          <w:t xml:space="preserve"> e</w:t>
        </w:r>
      </w:ins>
      <w:del w:id="112" w:author="FATEC" w:date="2018-08-14T13:24:00Z">
        <w:r w:rsidDel="00014FB7">
          <w:rPr>
            <w:color w:val="000000"/>
          </w:rPr>
          <w:delText>,</w:delText>
        </w:r>
      </w:del>
      <w:r>
        <w:rPr>
          <w:color w:val="000000"/>
        </w:rPr>
        <w:t xml:space="preserve"> </w:t>
      </w:r>
      <w:commentRangeEnd w:id="108"/>
      <w:r w:rsidR="003C41A0">
        <w:rPr>
          <w:rStyle w:val="Refdecomentrio"/>
        </w:rPr>
        <w:commentReference w:id="108"/>
      </w:r>
      <w:r>
        <w:rPr>
          <w:color w:val="000000"/>
        </w:rPr>
        <w:t>status</w:t>
      </w:r>
      <w:del w:id="113" w:author="FATEC" w:date="2018-08-14T13:23:00Z">
        <w:r w:rsidDel="00014FB7">
          <w:rPr>
            <w:color w:val="000000"/>
          </w:rPr>
          <w:delText>*</w:delText>
        </w:r>
      </w:del>
      <w:r>
        <w:rPr>
          <w:color w:val="000000"/>
        </w:rPr>
        <w:t xml:space="preserve"> desde que informado o nome do cliente.</w:t>
      </w:r>
    </w:p>
    <w:p w14:paraId="229CEF06" w14:textId="77777777" w:rsidR="008D51A1" w:rsidRDefault="002308B9">
      <w:pPr>
        <w:pStyle w:val="Normal1"/>
        <w:numPr>
          <w:ilvl w:val="0"/>
          <w:numId w:val="2"/>
        </w:numPr>
        <w:pBdr>
          <w:top w:val="nil"/>
          <w:left w:val="nil"/>
          <w:bottom w:val="nil"/>
          <w:right w:val="nil"/>
          <w:between w:val="nil"/>
        </w:pBdr>
        <w:spacing w:after="0" w:line="360" w:lineRule="auto"/>
        <w:ind w:left="851" w:hanging="425"/>
        <w:contextualSpacing/>
        <w:jc w:val="both"/>
      </w:pPr>
      <w:r>
        <w:rPr>
          <w:color w:val="000000"/>
        </w:rPr>
        <w:t>O sistema deve permitir que o usuário consulte as ordens de serviço (pré-cadastradas) através do nome do cliente.</w:t>
      </w:r>
    </w:p>
    <w:p w14:paraId="798A8C46" w14:textId="77777777" w:rsidR="008D51A1" w:rsidRDefault="002308B9">
      <w:pPr>
        <w:pStyle w:val="Normal1"/>
        <w:numPr>
          <w:ilvl w:val="0"/>
          <w:numId w:val="2"/>
        </w:numPr>
        <w:pBdr>
          <w:top w:val="nil"/>
          <w:left w:val="nil"/>
          <w:bottom w:val="nil"/>
          <w:right w:val="nil"/>
          <w:between w:val="nil"/>
        </w:pBdr>
        <w:spacing w:after="0" w:line="360" w:lineRule="auto"/>
        <w:ind w:left="851" w:hanging="425"/>
        <w:contextualSpacing/>
        <w:jc w:val="both"/>
      </w:pPr>
      <w:r>
        <w:rPr>
          <w:color w:val="000000"/>
        </w:rPr>
        <w:t>O sistema deve permitir que o usuário exclua as ordens de serviços* desde que informado o nome do cliente e seu débito quitado.</w:t>
      </w:r>
    </w:p>
    <w:p w14:paraId="53344420" w14:textId="77777777" w:rsidR="008D51A1" w:rsidRDefault="008D51A1">
      <w:pPr>
        <w:pStyle w:val="Normal1"/>
        <w:pBdr>
          <w:top w:val="nil"/>
          <w:left w:val="nil"/>
          <w:bottom w:val="nil"/>
          <w:right w:val="nil"/>
          <w:between w:val="nil"/>
        </w:pBdr>
        <w:spacing w:line="360" w:lineRule="auto"/>
        <w:ind w:left="907" w:hanging="720"/>
        <w:jc w:val="both"/>
        <w:rPr>
          <w:color w:val="000000"/>
        </w:rPr>
      </w:pPr>
    </w:p>
    <w:p w14:paraId="172672A5" w14:textId="77777777" w:rsidR="008D51A1" w:rsidRDefault="002308B9">
      <w:pPr>
        <w:pStyle w:val="Ttulo1"/>
        <w:numPr>
          <w:ilvl w:val="0"/>
          <w:numId w:val="8"/>
        </w:numPr>
      </w:pPr>
      <w:bookmarkStart w:id="114" w:name="_2p2csry" w:colFirst="0" w:colLast="0"/>
      <w:bookmarkEnd w:id="114"/>
      <w:commentRangeStart w:id="115"/>
      <w:del w:id="116" w:author="GABRIEL DE MORAES TORRES" w:date="2018-08-13T20:44:00Z">
        <w:r w:rsidDel="00137E26">
          <w:lastRenderedPageBreak/>
          <w:delText xml:space="preserve">Controlar </w:delText>
        </w:r>
      </w:del>
      <w:ins w:id="117" w:author="GABRIEL DE MORAES TORRES" w:date="2018-08-13T20:44:00Z">
        <w:r w:rsidR="00137E26">
          <w:t xml:space="preserve">Consultar </w:t>
        </w:r>
      </w:ins>
      <w:r>
        <w:t>agenda</w:t>
      </w:r>
      <w:commentRangeEnd w:id="115"/>
      <w:r w:rsidR="00E07BC3">
        <w:rPr>
          <w:rStyle w:val="Refdecomentrio"/>
          <w:b w:val="0"/>
        </w:rPr>
        <w:commentReference w:id="115"/>
      </w:r>
    </w:p>
    <w:p w14:paraId="3908D073" w14:textId="77777777" w:rsidR="008D51A1" w:rsidRDefault="008D51A1">
      <w:pPr>
        <w:pStyle w:val="Normal1"/>
        <w:pBdr>
          <w:top w:val="nil"/>
          <w:left w:val="nil"/>
          <w:bottom w:val="nil"/>
          <w:right w:val="nil"/>
          <w:between w:val="nil"/>
        </w:pBdr>
        <w:spacing w:after="0"/>
        <w:ind w:left="709" w:hanging="720"/>
        <w:jc w:val="both"/>
        <w:rPr>
          <w:b/>
          <w:color w:val="000000"/>
          <w:sz w:val="28"/>
          <w:szCs w:val="28"/>
        </w:rPr>
      </w:pPr>
    </w:p>
    <w:p w14:paraId="2231A193" w14:textId="50CFC5EF" w:rsidR="008D51A1" w:rsidRDefault="002308B9">
      <w:pPr>
        <w:pStyle w:val="Normal1"/>
        <w:numPr>
          <w:ilvl w:val="0"/>
          <w:numId w:val="6"/>
        </w:numPr>
        <w:pBdr>
          <w:top w:val="nil"/>
          <w:left w:val="nil"/>
          <w:bottom w:val="nil"/>
          <w:right w:val="nil"/>
          <w:between w:val="nil"/>
        </w:pBdr>
        <w:spacing w:after="0" w:line="360" w:lineRule="auto"/>
        <w:ind w:left="851" w:hanging="425"/>
        <w:contextualSpacing/>
        <w:jc w:val="both"/>
      </w:pPr>
      <w:r>
        <w:rPr>
          <w:color w:val="000000"/>
        </w:rPr>
        <w:t xml:space="preserve">O sistema deve ser capaz de consultar </w:t>
      </w:r>
      <w:ins w:id="118" w:author="FATEC" w:date="2018-08-14T13:31:00Z">
        <w:r w:rsidR="008C1A8A">
          <w:rPr>
            <w:color w:val="000000"/>
          </w:rPr>
          <w:t>a</w:t>
        </w:r>
      </w:ins>
      <w:del w:id="119" w:author="FATEC" w:date="2018-08-14T13:31:00Z">
        <w:r w:rsidDel="008C1A8A">
          <w:rPr>
            <w:color w:val="000000"/>
          </w:rPr>
          <w:delText>o</w:delText>
        </w:r>
      </w:del>
      <w:r>
        <w:rPr>
          <w:color w:val="000000"/>
        </w:rPr>
        <w:t xml:space="preserve">s </w:t>
      </w:r>
      <w:ins w:id="120" w:author="FATEC" w:date="2018-08-14T13:31:00Z">
        <w:r w:rsidR="008C1A8A">
          <w:rPr>
            <w:color w:val="000000"/>
          </w:rPr>
          <w:t xml:space="preserve">Ordens de </w:t>
        </w:r>
      </w:ins>
      <w:ins w:id="121" w:author="GABRIEL DE MORAES TORRES" w:date="2018-09-18T08:43:00Z">
        <w:r w:rsidR="00FA74CE">
          <w:rPr>
            <w:color w:val="000000"/>
          </w:rPr>
          <w:t>S</w:t>
        </w:r>
      </w:ins>
      <w:del w:id="122" w:author="FATEC" w:date="2018-08-14T13:31:00Z">
        <w:r w:rsidDel="008C1A8A">
          <w:rPr>
            <w:color w:val="000000"/>
          </w:rPr>
          <w:delText>s</w:delText>
        </w:r>
      </w:del>
      <w:r>
        <w:rPr>
          <w:color w:val="000000"/>
        </w:rPr>
        <w:t xml:space="preserve">erviços na </w:t>
      </w:r>
      <w:commentRangeStart w:id="123"/>
      <w:r>
        <w:rPr>
          <w:color w:val="000000"/>
        </w:rPr>
        <w:t xml:space="preserve">agenda </w:t>
      </w:r>
      <w:commentRangeEnd w:id="123"/>
      <w:r w:rsidR="00E07BC3">
        <w:rPr>
          <w:rStyle w:val="Refdecomentrio"/>
        </w:rPr>
        <w:commentReference w:id="123"/>
      </w:r>
      <w:r>
        <w:rPr>
          <w:color w:val="000000"/>
        </w:rPr>
        <w:t>(calendário) d</w:t>
      </w:r>
      <w:ins w:id="124" w:author="GABRIEL DE MORAES TORRES" w:date="2018-08-13T20:48:00Z">
        <w:r w:rsidR="00137E26">
          <w:rPr>
            <w:color w:val="000000"/>
          </w:rPr>
          <w:t>o ateliê</w:t>
        </w:r>
      </w:ins>
      <w:del w:id="125" w:author="GABRIEL DE MORAES TORRES" w:date="2018-08-13T20:48:00Z">
        <w:r w:rsidDel="00137E26">
          <w:rPr>
            <w:color w:val="000000"/>
          </w:rPr>
          <w:delText>a alfaiataria</w:delText>
        </w:r>
      </w:del>
      <w:r>
        <w:rPr>
          <w:color w:val="000000"/>
        </w:rPr>
        <w:t>.</w:t>
      </w:r>
    </w:p>
    <w:p w14:paraId="6510370D" w14:textId="37E6F29B" w:rsidR="008D51A1" w:rsidRDefault="002308B9">
      <w:pPr>
        <w:pStyle w:val="Normal1"/>
        <w:numPr>
          <w:ilvl w:val="0"/>
          <w:numId w:val="6"/>
        </w:numPr>
        <w:pBdr>
          <w:top w:val="nil"/>
          <w:left w:val="nil"/>
          <w:bottom w:val="nil"/>
          <w:right w:val="nil"/>
          <w:between w:val="nil"/>
        </w:pBdr>
        <w:spacing w:after="0" w:line="360" w:lineRule="auto"/>
        <w:ind w:left="851" w:hanging="425"/>
        <w:contextualSpacing/>
        <w:jc w:val="both"/>
      </w:pPr>
      <w:r>
        <w:rPr>
          <w:color w:val="000000"/>
        </w:rPr>
        <w:t xml:space="preserve">O sistema deve ser capaz de </w:t>
      </w:r>
      <w:commentRangeStart w:id="126"/>
      <w:del w:id="127" w:author="GABRIEL DE MORAES TORRES" w:date="2018-08-13T20:46:00Z">
        <w:r w:rsidDel="00137E26">
          <w:rPr>
            <w:color w:val="000000"/>
          </w:rPr>
          <w:delText>inclui</w:delText>
        </w:r>
      </w:del>
      <w:ins w:id="128" w:author="FATEC" w:date="2018-08-14T13:28:00Z">
        <w:r w:rsidR="008C1A8A">
          <w:rPr>
            <w:color w:val="000000"/>
          </w:rPr>
          <w:t>exibir</w:t>
        </w:r>
      </w:ins>
      <w:del w:id="129" w:author="GABRIEL DE MORAES TORRES" w:date="2018-08-13T20:46:00Z">
        <w:r w:rsidDel="00137E26">
          <w:rPr>
            <w:color w:val="000000"/>
          </w:rPr>
          <w:delText>r</w:delText>
        </w:r>
      </w:del>
      <w:ins w:id="130" w:author="GABRIEL DE MORAES TORRES" w:date="2018-08-13T20:46:00Z">
        <w:del w:id="131" w:author="FATEC" w:date="2018-08-14T13:28:00Z">
          <w:r w:rsidR="00137E26" w:rsidDel="008C1A8A">
            <w:rPr>
              <w:color w:val="000000"/>
            </w:rPr>
            <w:delText>mostrar</w:delText>
          </w:r>
        </w:del>
      </w:ins>
      <w:del w:id="132" w:author="GABRIEL DE MORAES TORRES" w:date="2018-08-13T20:46:00Z">
        <w:r w:rsidDel="00137E26">
          <w:rPr>
            <w:color w:val="000000"/>
          </w:rPr>
          <w:delText xml:space="preserve"> </w:delText>
        </w:r>
      </w:del>
      <w:commentRangeEnd w:id="126"/>
      <w:ins w:id="133" w:author="GABRIEL DE MORAES TORRES" w:date="2018-08-13T20:46:00Z">
        <w:r w:rsidR="00137E26">
          <w:rPr>
            <w:color w:val="000000"/>
          </w:rPr>
          <w:t xml:space="preserve"> </w:t>
        </w:r>
      </w:ins>
      <w:r w:rsidR="00E07BC3">
        <w:rPr>
          <w:rStyle w:val="Refdecomentrio"/>
        </w:rPr>
        <w:commentReference w:id="126"/>
      </w:r>
      <w:r>
        <w:rPr>
          <w:color w:val="000000"/>
        </w:rPr>
        <w:t>os serviços</w:t>
      </w:r>
      <w:ins w:id="134" w:author="FATEC" w:date="2018-08-14T13:25:00Z">
        <w:r w:rsidR="00014FB7">
          <w:rPr>
            <w:color w:val="000000"/>
          </w:rPr>
          <w:t xml:space="preserve"> pr</w:t>
        </w:r>
      </w:ins>
      <w:ins w:id="135" w:author="FATEC" w:date="2018-08-14T13:26:00Z">
        <w:r w:rsidR="00014FB7">
          <w:rPr>
            <w:color w:val="000000"/>
          </w:rPr>
          <w:t>é-cadastrados</w:t>
        </w:r>
      </w:ins>
      <w:ins w:id="136" w:author="FATEC" w:date="2018-08-14T13:25:00Z">
        <w:r w:rsidR="00014FB7">
          <w:rPr>
            <w:color w:val="000000"/>
          </w:rPr>
          <w:t xml:space="preserve"> em suas respectivas datas de entrega</w:t>
        </w:r>
      </w:ins>
      <w:r>
        <w:rPr>
          <w:color w:val="000000"/>
        </w:rPr>
        <w:t xml:space="preserve"> na agenda</w:t>
      </w:r>
      <w:ins w:id="137" w:author="GABRIEL DE MORAES TORRES" w:date="2018-08-13T20:46:00Z">
        <w:r w:rsidR="00137E26">
          <w:rPr>
            <w:color w:val="000000"/>
          </w:rPr>
          <w:t xml:space="preserve"> </w:t>
        </w:r>
      </w:ins>
      <w:del w:id="138" w:author="GABRIEL DE MORAES TORRES" w:date="2018-08-13T20:46:00Z">
        <w:r w:rsidDel="00137E26">
          <w:rPr>
            <w:color w:val="000000"/>
          </w:rPr>
          <w:delText xml:space="preserve"> a partir do nome do cliente </w:delText>
        </w:r>
      </w:del>
      <w:del w:id="139" w:author="FATEC" w:date="2018-08-14T13:27:00Z">
        <w:r w:rsidDel="008C1A8A">
          <w:rPr>
            <w:color w:val="000000"/>
          </w:rPr>
          <w:delText>(pré-cadastrado)</w:delText>
        </w:r>
      </w:del>
      <w:r>
        <w:rPr>
          <w:color w:val="000000"/>
        </w:rPr>
        <w:t>.</w:t>
      </w:r>
    </w:p>
    <w:p w14:paraId="3A1CE5D5" w14:textId="61E90C52" w:rsidR="008D51A1" w:rsidDel="008C1A8A" w:rsidRDefault="002308B9">
      <w:pPr>
        <w:pStyle w:val="Normal1"/>
        <w:numPr>
          <w:ilvl w:val="0"/>
          <w:numId w:val="6"/>
        </w:numPr>
        <w:pBdr>
          <w:top w:val="nil"/>
          <w:left w:val="nil"/>
          <w:bottom w:val="nil"/>
          <w:right w:val="nil"/>
          <w:between w:val="nil"/>
        </w:pBdr>
        <w:spacing w:after="0" w:line="360" w:lineRule="auto"/>
        <w:ind w:left="851" w:hanging="425"/>
        <w:contextualSpacing/>
        <w:jc w:val="both"/>
        <w:rPr>
          <w:del w:id="140" w:author="FATEC" w:date="2018-08-14T13:29:00Z"/>
        </w:rPr>
      </w:pPr>
      <w:del w:id="141" w:author="FATEC" w:date="2018-08-14T13:29:00Z">
        <w:r w:rsidDel="008C1A8A">
          <w:rPr>
            <w:color w:val="000000"/>
          </w:rPr>
          <w:delText>O sistema deve permitir o usuário excluir os serviços na agenda a partir do nome do cliente (pré-cadastrado) e esteja com a condição de pagamento: Pago.</w:delText>
        </w:r>
      </w:del>
    </w:p>
    <w:p w14:paraId="01A9FCBE" w14:textId="77777777" w:rsidR="008D51A1" w:rsidRDefault="002308B9">
      <w:pPr>
        <w:pStyle w:val="Normal1"/>
        <w:numPr>
          <w:ilvl w:val="0"/>
          <w:numId w:val="6"/>
        </w:numPr>
        <w:pBdr>
          <w:top w:val="nil"/>
          <w:left w:val="nil"/>
          <w:bottom w:val="nil"/>
          <w:right w:val="nil"/>
          <w:between w:val="nil"/>
        </w:pBdr>
        <w:spacing w:after="0" w:line="360" w:lineRule="auto"/>
        <w:ind w:left="851" w:hanging="425"/>
        <w:contextualSpacing/>
        <w:jc w:val="both"/>
      </w:pPr>
      <w:r>
        <w:rPr>
          <w:color w:val="000000"/>
        </w:rPr>
        <w:t xml:space="preserve">O sistema deve ser capaz de consultar a agenda a partir do nome do cliente (pré-cadastrado). </w:t>
      </w:r>
    </w:p>
    <w:p w14:paraId="7151A8C3" w14:textId="77777777" w:rsidR="008D51A1" w:rsidRDefault="008D51A1">
      <w:pPr>
        <w:pStyle w:val="Normal1"/>
        <w:pBdr>
          <w:top w:val="nil"/>
          <w:left w:val="nil"/>
          <w:bottom w:val="nil"/>
          <w:right w:val="nil"/>
          <w:between w:val="nil"/>
        </w:pBdr>
        <w:ind w:left="1080" w:hanging="720"/>
        <w:jc w:val="both"/>
        <w:rPr>
          <w:b/>
          <w:color w:val="000000"/>
          <w:sz w:val="28"/>
          <w:szCs w:val="28"/>
        </w:rPr>
      </w:pPr>
    </w:p>
    <w:p w14:paraId="64C43354" w14:textId="77777777" w:rsidR="008D51A1" w:rsidRDefault="002308B9">
      <w:pPr>
        <w:pStyle w:val="Ttulo1"/>
        <w:numPr>
          <w:ilvl w:val="0"/>
          <w:numId w:val="8"/>
        </w:numPr>
      </w:pPr>
      <w:bookmarkStart w:id="142" w:name="_147n2zr" w:colFirst="0" w:colLast="0"/>
      <w:bookmarkEnd w:id="142"/>
      <w:r>
        <w:t>Entregar serviço</w:t>
      </w:r>
    </w:p>
    <w:p w14:paraId="55F217DF" w14:textId="77777777" w:rsidR="008D51A1" w:rsidRDefault="008D51A1">
      <w:pPr>
        <w:pStyle w:val="Normal1"/>
        <w:pBdr>
          <w:top w:val="nil"/>
          <w:left w:val="nil"/>
          <w:bottom w:val="nil"/>
          <w:right w:val="nil"/>
          <w:between w:val="nil"/>
        </w:pBdr>
        <w:tabs>
          <w:tab w:val="left" w:pos="284"/>
        </w:tabs>
        <w:spacing w:after="0"/>
        <w:ind w:left="851" w:hanging="720"/>
        <w:jc w:val="both"/>
        <w:rPr>
          <w:color w:val="000000"/>
        </w:rPr>
      </w:pPr>
    </w:p>
    <w:p w14:paraId="438AB79A" w14:textId="77777777" w:rsidR="002308B9" w:rsidRPr="002308B9" w:rsidRDefault="002308B9">
      <w:pPr>
        <w:pStyle w:val="Normal1"/>
        <w:numPr>
          <w:ilvl w:val="0"/>
          <w:numId w:val="7"/>
        </w:numPr>
        <w:pBdr>
          <w:top w:val="nil"/>
          <w:left w:val="nil"/>
          <w:bottom w:val="nil"/>
          <w:right w:val="nil"/>
          <w:between w:val="nil"/>
        </w:pBdr>
        <w:tabs>
          <w:tab w:val="left" w:pos="284"/>
        </w:tabs>
        <w:spacing w:after="0" w:line="360" w:lineRule="auto"/>
        <w:ind w:left="851" w:hanging="425"/>
        <w:contextualSpacing/>
        <w:jc w:val="both"/>
        <w:rPr>
          <w:ins w:id="143" w:author="Silvia Helena" w:date="2018-06-27T16:48:00Z"/>
          <w:rPrChange w:id="144" w:author="Silvia Helena" w:date="2018-06-27T16:48:00Z">
            <w:rPr>
              <w:ins w:id="145" w:author="Silvia Helena" w:date="2018-06-27T16:48:00Z"/>
              <w:color w:val="000000"/>
            </w:rPr>
          </w:rPrChange>
        </w:rPr>
      </w:pPr>
      <w:r>
        <w:rPr>
          <w:color w:val="000000"/>
        </w:rPr>
        <w:t xml:space="preserve">O sistema deve permitir </w:t>
      </w:r>
      <w:ins w:id="146" w:author="Silvia Helena" w:date="2018-06-27T16:48:00Z">
        <w:r>
          <w:rPr>
            <w:color w:val="000000"/>
          </w:rPr>
          <w:t xml:space="preserve">a </w:t>
        </w:r>
      </w:ins>
      <w:ins w:id="147" w:author="Silvia Helena" w:date="2018-06-27T16:50:00Z">
        <w:r w:rsidR="001028F0">
          <w:rPr>
            <w:color w:val="000000"/>
          </w:rPr>
          <w:t xml:space="preserve">fechamento </w:t>
        </w:r>
      </w:ins>
      <w:ins w:id="148" w:author="Silvia Helena" w:date="2018-06-27T16:48:00Z">
        <w:r>
          <w:rPr>
            <w:color w:val="000000"/>
          </w:rPr>
          <w:t>de ordens de serviço.</w:t>
        </w:r>
      </w:ins>
    </w:p>
    <w:p w14:paraId="3BB276DF" w14:textId="77777777" w:rsidR="008D51A1" w:rsidDel="001028F0" w:rsidRDefault="002308B9">
      <w:pPr>
        <w:pStyle w:val="Normal1"/>
        <w:numPr>
          <w:ilvl w:val="0"/>
          <w:numId w:val="7"/>
        </w:numPr>
        <w:pBdr>
          <w:top w:val="nil"/>
          <w:left w:val="nil"/>
          <w:bottom w:val="nil"/>
          <w:right w:val="nil"/>
          <w:between w:val="nil"/>
        </w:pBdr>
        <w:tabs>
          <w:tab w:val="left" w:pos="284"/>
        </w:tabs>
        <w:spacing w:after="0" w:line="360" w:lineRule="auto"/>
        <w:ind w:left="851" w:hanging="425"/>
        <w:contextualSpacing/>
        <w:jc w:val="both"/>
        <w:rPr>
          <w:del w:id="149" w:author="Silvia Helena" w:date="2018-06-27T16:51:00Z"/>
        </w:rPr>
      </w:pPr>
      <w:del w:id="150" w:author="Silvia Helena" w:date="2018-06-27T16:51:00Z">
        <w:r w:rsidDel="001028F0">
          <w:rPr>
            <w:color w:val="000000"/>
          </w:rPr>
          <w:delText>que o usuário confirme que o cliente é o dono da peça e altere os status.</w:delText>
        </w:r>
      </w:del>
    </w:p>
    <w:p w14:paraId="48872061" w14:textId="77777777" w:rsidR="008D51A1" w:rsidRDefault="002308B9">
      <w:pPr>
        <w:pStyle w:val="Normal1"/>
        <w:numPr>
          <w:ilvl w:val="0"/>
          <w:numId w:val="7"/>
        </w:numPr>
        <w:pBdr>
          <w:top w:val="nil"/>
          <w:left w:val="nil"/>
          <w:bottom w:val="nil"/>
          <w:right w:val="nil"/>
          <w:between w:val="nil"/>
        </w:pBdr>
        <w:tabs>
          <w:tab w:val="left" w:pos="284"/>
        </w:tabs>
        <w:spacing w:after="0" w:line="360" w:lineRule="auto"/>
        <w:ind w:left="851" w:hanging="425"/>
        <w:contextualSpacing/>
        <w:jc w:val="both"/>
      </w:pPr>
      <w:r>
        <w:rPr>
          <w:color w:val="000000"/>
        </w:rPr>
        <w:t xml:space="preserve">O sistema deve </w:t>
      </w:r>
      <w:ins w:id="151" w:author="Silvia Helena" w:date="2018-06-27T16:49:00Z">
        <w:r>
          <w:rPr>
            <w:color w:val="000000"/>
          </w:rPr>
          <w:t xml:space="preserve">solicitar a entrada </w:t>
        </w:r>
      </w:ins>
      <w:del w:id="152" w:author="Silvia Helena" w:date="2018-06-27T16:49:00Z">
        <w:r w:rsidDel="002308B9">
          <w:rPr>
            <w:color w:val="000000"/>
          </w:rPr>
          <w:delText xml:space="preserve">exigir </w:delText>
        </w:r>
      </w:del>
      <w:ins w:id="153" w:author="Silvia Helena" w:date="2018-06-27T16:49:00Z">
        <w:r>
          <w:rPr>
            <w:color w:val="000000"/>
          </w:rPr>
          <w:t>d</w:t>
        </w:r>
      </w:ins>
      <w:r>
        <w:rPr>
          <w:color w:val="000000"/>
        </w:rPr>
        <w:t xml:space="preserve">o nome* </w:t>
      </w:r>
      <w:ins w:id="154" w:author="Silvia Helena" w:date="2018-06-27T16:49:00Z">
        <w:r>
          <w:rPr>
            <w:color w:val="000000"/>
          </w:rPr>
          <w:t>ou</w:t>
        </w:r>
      </w:ins>
      <w:del w:id="155" w:author="Silvia Helena" w:date="2018-06-27T16:49:00Z">
        <w:r w:rsidDel="002308B9">
          <w:rPr>
            <w:color w:val="000000"/>
          </w:rPr>
          <w:delText>e</w:delText>
        </w:r>
      </w:del>
      <w:r>
        <w:rPr>
          <w:color w:val="000000"/>
        </w:rPr>
        <w:t xml:space="preserve"> CPF* (pré-cadastrados) para </w:t>
      </w:r>
      <w:del w:id="156" w:author="Silvia Helena" w:date="2018-06-27T16:49:00Z">
        <w:r w:rsidDel="002308B9">
          <w:rPr>
            <w:color w:val="000000"/>
          </w:rPr>
          <w:delText xml:space="preserve">a </w:delText>
        </w:r>
      </w:del>
      <w:r>
        <w:rPr>
          <w:color w:val="000000"/>
        </w:rPr>
        <w:t xml:space="preserve">identificação do </w:t>
      </w:r>
      <w:del w:id="157" w:author="Silvia Helena" w:date="2018-06-27T16:50:00Z">
        <w:r w:rsidDel="002308B9">
          <w:rPr>
            <w:color w:val="000000"/>
          </w:rPr>
          <w:delText xml:space="preserve">indivíduo </w:delText>
        </w:r>
      </w:del>
      <w:ins w:id="158" w:author="Silvia Helena" w:date="2018-06-27T16:50:00Z">
        <w:r>
          <w:rPr>
            <w:color w:val="000000"/>
          </w:rPr>
          <w:t xml:space="preserve">cliente </w:t>
        </w:r>
      </w:ins>
      <w:r>
        <w:rPr>
          <w:color w:val="000000"/>
        </w:rPr>
        <w:t xml:space="preserve">para a retirada da(s) </w:t>
      </w:r>
      <w:commentRangeStart w:id="159"/>
      <w:r>
        <w:rPr>
          <w:color w:val="000000"/>
        </w:rPr>
        <w:t>peça(s)</w:t>
      </w:r>
      <w:commentRangeEnd w:id="159"/>
      <w:r w:rsidR="00E303F0">
        <w:rPr>
          <w:rStyle w:val="Refdecomentrio"/>
        </w:rPr>
        <w:commentReference w:id="159"/>
      </w:r>
      <w:r>
        <w:rPr>
          <w:color w:val="000000"/>
        </w:rPr>
        <w:t xml:space="preserve"> já feita(s).</w:t>
      </w:r>
    </w:p>
    <w:p w14:paraId="02F1FB24" w14:textId="77777777" w:rsidR="008D51A1" w:rsidRDefault="002308B9">
      <w:pPr>
        <w:pStyle w:val="Normal1"/>
        <w:numPr>
          <w:ilvl w:val="0"/>
          <w:numId w:val="7"/>
        </w:numPr>
        <w:pBdr>
          <w:top w:val="nil"/>
          <w:left w:val="nil"/>
          <w:bottom w:val="nil"/>
          <w:right w:val="nil"/>
          <w:between w:val="nil"/>
        </w:pBdr>
        <w:tabs>
          <w:tab w:val="left" w:pos="284"/>
        </w:tabs>
        <w:spacing w:line="360" w:lineRule="auto"/>
        <w:ind w:left="851" w:hanging="425"/>
        <w:contextualSpacing/>
        <w:jc w:val="both"/>
      </w:pPr>
      <w:r>
        <w:rPr>
          <w:color w:val="000000"/>
        </w:rPr>
        <w:t>O sistema deve permitir o usuário à alteração do status*</w:t>
      </w:r>
      <w:ins w:id="160" w:author="Silvia Helena" w:date="2018-06-27T16:51:00Z">
        <w:r w:rsidR="001028F0">
          <w:rPr>
            <w:color w:val="000000"/>
          </w:rPr>
          <w:t xml:space="preserve"> </w:t>
        </w:r>
        <w:del w:id="161" w:author="GABRIEL DE MORAES TORRES" w:date="2018-08-13T21:08:00Z">
          <w:r w:rsidR="001028F0" w:rsidDel="003E0B25">
            <w:rPr>
              <w:color w:val="000000"/>
            </w:rPr>
            <w:delText>para entreg</w:delText>
          </w:r>
        </w:del>
      </w:ins>
      <w:ins w:id="162" w:author="GABRIEL DE MORAES TORRES" w:date="2018-08-13T21:08:00Z">
        <w:r w:rsidR="003E0B25">
          <w:rPr>
            <w:color w:val="000000"/>
          </w:rPr>
          <w:t>da</w:t>
        </w:r>
      </w:ins>
      <w:ins w:id="163" w:author="GABRIEL DE MORAES TORRES" w:date="2018-08-13T21:09:00Z">
        <w:r w:rsidR="003E0B25">
          <w:rPr>
            <w:color w:val="000000"/>
          </w:rPr>
          <w:t>(</w:t>
        </w:r>
      </w:ins>
      <w:ins w:id="164" w:author="GABRIEL DE MORAES TORRES" w:date="2018-08-13T21:10:00Z">
        <w:r w:rsidR="003E0B25">
          <w:rPr>
            <w:color w:val="000000"/>
          </w:rPr>
          <w:t>s)</w:t>
        </w:r>
      </w:ins>
      <w:ins w:id="165" w:author="GABRIEL DE MORAES TORRES" w:date="2018-08-13T21:08:00Z">
        <w:r w:rsidR="003E0B25">
          <w:rPr>
            <w:color w:val="000000"/>
          </w:rPr>
          <w:t xml:space="preserve"> peça</w:t>
        </w:r>
      </w:ins>
      <w:ins w:id="166" w:author="GABRIEL DE MORAES TORRES" w:date="2018-08-13T21:10:00Z">
        <w:r w:rsidR="003E0B25">
          <w:rPr>
            <w:color w:val="000000"/>
          </w:rPr>
          <w:t>(s)</w:t>
        </w:r>
      </w:ins>
      <w:ins w:id="167" w:author="GABRIEL DE MORAES TORRES" w:date="2018-08-13T21:08:00Z">
        <w:r w:rsidR="003E0B25">
          <w:rPr>
            <w:color w:val="000000"/>
          </w:rPr>
          <w:t xml:space="preserve"> entregue</w:t>
        </w:r>
      </w:ins>
      <w:ins w:id="168" w:author="GABRIEL DE MORAES TORRES" w:date="2018-08-13T21:10:00Z">
        <w:r w:rsidR="003E0B25">
          <w:rPr>
            <w:color w:val="000000"/>
          </w:rPr>
          <w:t>(s)</w:t>
        </w:r>
      </w:ins>
      <w:ins w:id="169" w:author="Silvia Helena" w:date="2018-06-27T16:51:00Z">
        <w:del w:id="170" w:author="GABRIEL DE MORAES TORRES" w:date="2018-08-13T21:08:00Z">
          <w:r w:rsidR="001028F0" w:rsidDel="003E0B25">
            <w:rPr>
              <w:color w:val="000000"/>
            </w:rPr>
            <w:delText>ue</w:delText>
          </w:r>
        </w:del>
      </w:ins>
      <w:r>
        <w:rPr>
          <w:color w:val="000000"/>
        </w:rPr>
        <w:t>.</w:t>
      </w:r>
    </w:p>
    <w:p w14:paraId="183C35A6" w14:textId="77777777" w:rsidR="008D51A1" w:rsidRDefault="002308B9">
      <w:pPr>
        <w:pStyle w:val="Ttulo1"/>
        <w:numPr>
          <w:ilvl w:val="0"/>
          <w:numId w:val="8"/>
        </w:numPr>
      </w:pPr>
      <w:bookmarkStart w:id="171" w:name="_3o7alnk" w:colFirst="0" w:colLast="0"/>
      <w:bookmarkEnd w:id="171"/>
      <w:r>
        <w:t>Receber pagamento</w:t>
      </w:r>
    </w:p>
    <w:p w14:paraId="58E2E32B" w14:textId="77777777" w:rsidR="008D51A1" w:rsidRDefault="008D51A1">
      <w:pPr>
        <w:pStyle w:val="Normal1"/>
        <w:pBdr>
          <w:top w:val="nil"/>
          <w:left w:val="nil"/>
          <w:bottom w:val="nil"/>
          <w:right w:val="nil"/>
          <w:between w:val="nil"/>
        </w:pBdr>
        <w:spacing w:after="0"/>
        <w:ind w:left="709" w:hanging="720"/>
        <w:jc w:val="both"/>
        <w:rPr>
          <w:color w:val="000000"/>
          <w:sz w:val="28"/>
          <w:szCs w:val="28"/>
        </w:rPr>
      </w:pPr>
    </w:p>
    <w:p w14:paraId="1331CC81" w14:textId="77777777" w:rsidR="008D51A1" w:rsidRDefault="002308B9">
      <w:pPr>
        <w:pStyle w:val="Normal1"/>
        <w:numPr>
          <w:ilvl w:val="0"/>
          <w:numId w:val="9"/>
        </w:numPr>
        <w:pBdr>
          <w:top w:val="nil"/>
          <w:left w:val="nil"/>
          <w:bottom w:val="nil"/>
          <w:right w:val="nil"/>
          <w:between w:val="nil"/>
        </w:pBdr>
        <w:spacing w:after="0" w:line="360" w:lineRule="auto"/>
        <w:ind w:left="851" w:hanging="425"/>
        <w:contextualSpacing/>
        <w:jc w:val="both"/>
        <w:rPr>
          <w:color w:val="000000"/>
        </w:rPr>
      </w:pPr>
      <w:r>
        <w:rPr>
          <w:color w:val="000000"/>
        </w:rPr>
        <w:t>O sistema deve ser capaz de emitir e salvar notas de pagamento além de alterar a condição de pagamento (RF03).</w:t>
      </w:r>
    </w:p>
    <w:p w14:paraId="787F2935" w14:textId="1EC3C7B3" w:rsidR="008D51A1" w:rsidRDefault="002308B9" w:rsidP="00364716">
      <w:pPr>
        <w:pStyle w:val="Normal1"/>
        <w:numPr>
          <w:ilvl w:val="0"/>
          <w:numId w:val="9"/>
        </w:numPr>
        <w:pBdr>
          <w:top w:val="nil"/>
          <w:left w:val="nil"/>
          <w:bottom w:val="nil"/>
          <w:right w:val="nil"/>
          <w:between w:val="nil"/>
        </w:pBdr>
        <w:spacing w:after="0" w:line="360" w:lineRule="auto"/>
        <w:ind w:left="851" w:hanging="425"/>
        <w:contextualSpacing/>
        <w:jc w:val="both"/>
        <w:rPr>
          <w:ins w:id="172" w:author="GABRIEL DE MORAES TORRES" w:date="2018-08-13T21:47:00Z"/>
          <w:color w:val="000000"/>
        </w:rPr>
      </w:pPr>
      <w:r>
        <w:rPr>
          <w:color w:val="000000"/>
        </w:rPr>
        <w:t>O sistema deve</w:t>
      </w:r>
      <w:ins w:id="173" w:author="GABRIEL DE MORAES TORRES" w:date="2018-08-13T21:29:00Z">
        <w:r w:rsidR="00364716">
          <w:rPr>
            <w:color w:val="000000"/>
          </w:rPr>
          <w:t xml:space="preserve"> permitir</w:t>
        </w:r>
        <w:del w:id="174" w:author="FATEC" w:date="2018-08-14T13:40:00Z">
          <w:r w:rsidR="00364716" w:rsidDel="00A0485A">
            <w:rPr>
              <w:color w:val="000000"/>
            </w:rPr>
            <w:delText xml:space="preserve"> que</w:delText>
          </w:r>
        </w:del>
        <w:r w:rsidR="00364716">
          <w:rPr>
            <w:color w:val="000000"/>
          </w:rPr>
          <w:t xml:space="preserve"> </w:t>
        </w:r>
      </w:ins>
      <w:ins w:id="175" w:author="FATEC" w:date="2018-08-14T13:40:00Z">
        <w:r w:rsidR="00A0485A">
          <w:rPr>
            <w:color w:val="000000"/>
          </w:rPr>
          <w:t>ao</w:t>
        </w:r>
      </w:ins>
      <w:ins w:id="176" w:author="GABRIEL DE MORAES TORRES" w:date="2018-08-13T21:29:00Z">
        <w:del w:id="177" w:author="FATEC" w:date="2018-08-14T13:40:00Z">
          <w:r w:rsidR="00364716" w:rsidDel="00A0485A">
            <w:rPr>
              <w:color w:val="000000"/>
            </w:rPr>
            <w:delText>o</w:delText>
          </w:r>
        </w:del>
        <w:r w:rsidR="00364716">
          <w:rPr>
            <w:color w:val="000000"/>
          </w:rPr>
          <w:t xml:space="preserve"> usu</w:t>
        </w:r>
      </w:ins>
      <w:ins w:id="178" w:author="FATEC" w:date="2018-08-14T13:39:00Z">
        <w:r w:rsidR="00A0485A">
          <w:rPr>
            <w:color w:val="000000"/>
          </w:rPr>
          <w:t>á</w:t>
        </w:r>
      </w:ins>
      <w:ins w:id="179" w:author="GABRIEL DE MORAES TORRES" w:date="2018-08-13T21:29:00Z">
        <w:del w:id="180" w:author="FATEC" w:date="2018-08-14T13:39:00Z">
          <w:r w:rsidR="00364716" w:rsidDel="00A0485A">
            <w:rPr>
              <w:color w:val="000000"/>
            </w:rPr>
            <w:delText>a</w:delText>
          </w:r>
        </w:del>
        <w:r w:rsidR="00364716">
          <w:rPr>
            <w:color w:val="000000"/>
          </w:rPr>
          <w:t>rio</w:t>
        </w:r>
      </w:ins>
      <w:r>
        <w:rPr>
          <w:color w:val="000000"/>
        </w:rPr>
        <w:t xml:space="preserve"> </w:t>
      </w:r>
      <w:del w:id="181" w:author="GABRIEL DE MORAES TORRES" w:date="2018-08-13T21:27:00Z">
        <w:r w:rsidDel="00364716">
          <w:rPr>
            <w:color w:val="000000"/>
          </w:rPr>
          <w:delText>carregar</w:delText>
        </w:r>
      </w:del>
      <w:ins w:id="182" w:author="GABRIEL DE MORAES TORRES" w:date="2018-08-13T21:27:00Z">
        <w:del w:id="183" w:author="FATEC" w:date="2018-08-14T13:39:00Z">
          <w:r w:rsidR="00364716" w:rsidDel="00A0485A">
            <w:rPr>
              <w:color w:val="000000"/>
            </w:rPr>
            <w:delText>exib</w:delText>
          </w:r>
        </w:del>
      </w:ins>
      <w:ins w:id="184" w:author="GABRIEL DE MORAES TORRES" w:date="2018-08-13T21:30:00Z">
        <w:del w:id="185" w:author="FATEC" w:date="2018-08-14T13:39:00Z">
          <w:r w:rsidR="00364716" w:rsidDel="00A0485A">
            <w:rPr>
              <w:color w:val="000000"/>
            </w:rPr>
            <w:delText>a</w:delText>
          </w:r>
        </w:del>
      </w:ins>
      <w:ins w:id="186" w:author="FATEC" w:date="2018-08-14T13:39:00Z">
        <w:r w:rsidR="00A0485A">
          <w:rPr>
            <w:color w:val="000000"/>
          </w:rPr>
          <w:t>consultar</w:t>
        </w:r>
      </w:ins>
      <w:ins w:id="187" w:author="GABRIEL DE MORAES TORRES" w:date="2018-08-13T21:30:00Z">
        <w:r w:rsidR="00364716">
          <w:rPr>
            <w:color w:val="000000"/>
          </w:rPr>
          <w:t xml:space="preserve"> e alter</w:t>
        </w:r>
      </w:ins>
      <w:ins w:id="188" w:author="FATEC" w:date="2018-08-14T13:40:00Z">
        <w:r w:rsidR="00A0485A">
          <w:rPr>
            <w:color w:val="000000"/>
          </w:rPr>
          <w:t>ar</w:t>
        </w:r>
      </w:ins>
      <w:ins w:id="189" w:author="GABRIEL DE MORAES TORRES" w:date="2018-08-13T21:30:00Z">
        <w:del w:id="190" w:author="FATEC" w:date="2018-08-14T13:40:00Z">
          <w:r w:rsidR="00364716" w:rsidDel="00A0485A">
            <w:rPr>
              <w:color w:val="000000"/>
            </w:rPr>
            <w:delText>e</w:delText>
          </w:r>
        </w:del>
        <w:r w:rsidR="00364716">
          <w:rPr>
            <w:color w:val="000000"/>
          </w:rPr>
          <w:t xml:space="preserve"> a</w:t>
        </w:r>
      </w:ins>
      <w:ins w:id="191" w:author="GABRIEL DE MORAES TORRES" w:date="2018-08-13T21:34:00Z">
        <w:r w:rsidR="00BE10F9">
          <w:rPr>
            <w:color w:val="000000"/>
          </w:rPr>
          <w:t xml:space="preserve"> condição de pagamento da</w:t>
        </w:r>
      </w:ins>
      <w:ins w:id="192" w:author="GABRIEL DE MORAES TORRES" w:date="2018-08-13T21:24:00Z">
        <w:r w:rsidR="00364716" w:rsidRPr="00E00DB8">
          <w:rPr>
            <w:color w:val="000000"/>
          </w:rPr>
          <w:t xml:space="preserve"> </w:t>
        </w:r>
      </w:ins>
      <w:del w:id="193" w:author="GABRIEL DE MORAES TORRES" w:date="2018-08-13T21:24:00Z">
        <w:r w:rsidRPr="00E00DB8" w:rsidDel="00364716">
          <w:rPr>
            <w:color w:val="000000"/>
          </w:rPr>
          <w:delText xml:space="preserve"> </w:delText>
        </w:r>
      </w:del>
      <w:ins w:id="194" w:author="Silvia Helena" w:date="2018-06-27T16:52:00Z">
        <w:r w:rsidR="00BB55BA" w:rsidRPr="00E00DB8">
          <w:rPr>
            <w:color w:val="000000"/>
          </w:rPr>
          <w:t>O</w:t>
        </w:r>
      </w:ins>
      <w:ins w:id="195" w:author="GABRIEL DE MORAES TORRES" w:date="2018-08-13T21:23:00Z">
        <w:r w:rsidR="00364716" w:rsidRPr="00364716">
          <w:rPr>
            <w:color w:val="000000"/>
          </w:rPr>
          <w:t>rde</w:t>
        </w:r>
      </w:ins>
      <w:ins w:id="196" w:author="GABRIEL DE MORAES TORRES" w:date="2018-08-13T21:24:00Z">
        <w:r w:rsidR="00364716" w:rsidRPr="00364716">
          <w:rPr>
            <w:color w:val="000000"/>
          </w:rPr>
          <w:t>m</w:t>
        </w:r>
      </w:ins>
      <w:ins w:id="197" w:author="GABRIEL DE MORAES TORRES" w:date="2018-08-13T21:23:00Z">
        <w:r w:rsidR="00364716" w:rsidRPr="00364716">
          <w:rPr>
            <w:color w:val="000000"/>
          </w:rPr>
          <w:t xml:space="preserve"> de</w:t>
        </w:r>
      </w:ins>
      <w:ins w:id="198" w:author="Silvia Helena" w:date="2018-06-27T16:52:00Z">
        <w:del w:id="199" w:author="GABRIEL DE MORAES TORRES" w:date="2018-08-13T21:24:00Z">
          <w:r w:rsidR="00BB55BA" w:rsidRPr="00364716" w:rsidDel="00364716">
            <w:rPr>
              <w:color w:val="000000"/>
            </w:rPr>
            <w:delText>.</w:delText>
          </w:r>
        </w:del>
      </w:ins>
      <w:ins w:id="200" w:author="GABRIEL DE MORAES TORRES" w:date="2018-08-13T21:24:00Z">
        <w:r w:rsidR="00364716" w:rsidRPr="00364716">
          <w:rPr>
            <w:color w:val="000000"/>
          </w:rPr>
          <w:t xml:space="preserve"> </w:t>
        </w:r>
      </w:ins>
      <w:ins w:id="201" w:author="Silvia Helena" w:date="2018-06-27T16:52:00Z">
        <w:r w:rsidR="00BB55BA" w:rsidRPr="00364716">
          <w:rPr>
            <w:color w:val="000000"/>
          </w:rPr>
          <w:t>S</w:t>
        </w:r>
      </w:ins>
      <w:ins w:id="202" w:author="GABRIEL DE MORAES TORRES" w:date="2018-08-13T21:24:00Z">
        <w:r w:rsidR="00364716" w:rsidRPr="00364716">
          <w:rPr>
            <w:color w:val="000000"/>
          </w:rPr>
          <w:t xml:space="preserve">erviço </w:t>
        </w:r>
      </w:ins>
      <w:ins w:id="203" w:author="Silvia Helena" w:date="2018-06-27T16:52:00Z">
        <w:del w:id="204" w:author="GABRIEL DE MORAES TORRES" w:date="2018-08-13T21:24:00Z">
          <w:r w:rsidR="00BB55BA" w:rsidRPr="00364716" w:rsidDel="00364716">
            <w:rPr>
              <w:color w:val="000000"/>
            </w:rPr>
            <w:delText xml:space="preserve"> </w:delText>
          </w:r>
        </w:del>
        <w:del w:id="205" w:author="GABRIEL DE MORAES TORRES" w:date="2018-08-13T21:27:00Z">
          <w:r w:rsidR="00BB55BA" w:rsidRPr="00364716" w:rsidDel="00364716">
            <w:rPr>
              <w:color w:val="000000"/>
            </w:rPr>
            <w:delText xml:space="preserve">em aberto </w:delText>
          </w:r>
        </w:del>
      </w:ins>
      <w:del w:id="206" w:author="GABRIEL DE MORAES TORRES" w:date="2018-08-13T21:27:00Z">
        <w:r w:rsidRPr="00364716" w:rsidDel="00364716">
          <w:rPr>
            <w:color w:val="000000"/>
          </w:rPr>
          <w:delText>a nota de</w:delText>
        </w:r>
      </w:del>
      <w:ins w:id="207" w:author="Silvia Helena" w:date="2018-06-27T16:52:00Z">
        <w:del w:id="208" w:author="GABRIEL DE MORAES TORRES" w:date="2018-08-13T21:27:00Z">
          <w:r w:rsidR="00BB55BA" w:rsidRPr="00364716" w:rsidDel="00364716">
            <w:rPr>
              <w:color w:val="000000"/>
            </w:rPr>
            <w:delText>para</w:delText>
          </w:r>
        </w:del>
      </w:ins>
      <w:del w:id="209" w:author="GABRIEL DE MORAES TORRES" w:date="2018-08-13T21:27:00Z">
        <w:r w:rsidRPr="00364716" w:rsidDel="00364716">
          <w:rPr>
            <w:color w:val="000000"/>
          </w:rPr>
          <w:delText xml:space="preserve"> </w:delText>
        </w:r>
      </w:del>
      <w:ins w:id="210" w:author="Silvia Helena" w:date="2018-06-27T16:52:00Z">
        <w:del w:id="211" w:author="GABRIEL DE MORAES TORRES" w:date="2018-08-13T21:27:00Z">
          <w:r w:rsidR="00BB55BA" w:rsidRPr="00364716" w:rsidDel="00364716">
            <w:rPr>
              <w:color w:val="000000"/>
            </w:rPr>
            <w:delText xml:space="preserve">baixa de </w:delText>
          </w:r>
        </w:del>
      </w:ins>
      <w:del w:id="212" w:author="GABRIEL DE MORAES TORRES" w:date="2018-08-13T21:27:00Z">
        <w:r w:rsidRPr="00364716" w:rsidDel="00364716">
          <w:rPr>
            <w:color w:val="000000"/>
          </w:rPr>
          <w:delText xml:space="preserve">pagamento do serviço </w:delText>
        </w:r>
      </w:del>
      <w:r w:rsidRPr="00364716">
        <w:rPr>
          <w:color w:val="000000"/>
        </w:rPr>
        <w:t xml:space="preserve">mediante </w:t>
      </w:r>
      <w:ins w:id="213" w:author="Silvia Helena" w:date="2018-06-27T16:53:00Z">
        <w:r w:rsidR="00BB55BA" w:rsidRPr="00364716">
          <w:rPr>
            <w:color w:val="000000"/>
          </w:rPr>
          <w:t>a entrada d</w:t>
        </w:r>
      </w:ins>
      <w:r w:rsidRPr="00364716">
        <w:rPr>
          <w:color w:val="000000"/>
        </w:rPr>
        <w:t>o CPF</w:t>
      </w:r>
      <w:ins w:id="214" w:author="GABRIEL DE MORAES TORRES" w:date="2018-08-13T21:24:00Z">
        <w:r w:rsidR="00364716" w:rsidRPr="00364716">
          <w:rPr>
            <w:color w:val="000000"/>
          </w:rPr>
          <w:t xml:space="preserve"> ou nome</w:t>
        </w:r>
      </w:ins>
      <w:r w:rsidRPr="00364716">
        <w:rPr>
          <w:color w:val="000000"/>
        </w:rPr>
        <w:t xml:space="preserve"> do cliente.</w:t>
      </w:r>
    </w:p>
    <w:p w14:paraId="415CC6DF" w14:textId="66EE541B" w:rsidR="005B5709" w:rsidRDefault="005B5709" w:rsidP="00364716">
      <w:pPr>
        <w:pStyle w:val="Normal1"/>
        <w:numPr>
          <w:ilvl w:val="0"/>
          <w:numId w:val="9"/>
        </w:numPr>
        <w:pBdr>
          <w:top w:val="nil"/>
          <w:left w:val="nil"/>
          <w:bottom w:val="nil"/>
          <w:right w:val="nil"/>
          <w:between w:val="nil"/>
        </w:pBdr>
        <w:spacing w:after="0" w:line="360" w:lineRule="auto"/>
        <w:ind w:left="851" w:hanging="425"/>
        <w:contextualSpacing/>
        <w:jc w:val="both"/>
        <w:rPr>
          <w:ins w:id="215" w:author="GABRIEL DE MORAES TORRES" w:date="2018-08-13T21:50:00Z"/>
          <w:color w:val="000000"/>
        </w:rPr>
      </w:pPr>
      <w:ins w:id="216" w:author="GABRIEL DE MORAES TORRES" w:date="2018-08-13T21:48:00Z">
        <w:r>
          <w:rPr>
            <w:color w:val="000000"/>
          </w:rPr>
          <w:t xml:space="preserve">O sistema permitirá </w:t>
        </w:r>
      </w:ins>
      <w:ins w:id="217" w:author="FATEC" w:date="2018-08-14T13:40:00Z">
        <w:r w:rsidR="00A0485A">
          <w:rPr>
            <w:color w:val="000000"/>
          </w:rPr>
          <w:t>que o</w:t>
        </w:r>
      </w:ins>
      <w:ins w:id="218" w:author="GABRIEL DE MORAES TORRES" w:date="2018-08-13T21:48:00Z">
        <w:del w:id="219" w:author="FATEC" w:date="2018-08-14T13:40:00Z">
          <w:r w:rsidDel="00A0485A">
            <w:rPr>
              <w:color w:val="000000"/>
            </w:rPr>
            <w:delText>o</w:delText>
          </w:r>
        </w:del>
        <w:r>
          <w:rPr>
            <w:color w:val="000000"/>
          </w:rPr>
          <w:t xml:space="preserve"> usuário </w:t>
        </w:r>
        <w:del w:id="220" w:author="FATEC" w:date="2018-08-14T13:40:00Z">
          <w:r w:rsidDel="00A0485A">
            <w:rPr>
              <w:color w:val="000000"/>
            </w:rPr>
            <w:delText xml:space="preserve">de </w:delText>
          </w:r>
        </w:del>
        <w:r>
          <w:rPr>
            <w:color w:val="000000"/>
          </w:rPr>
          <w:t>defin</w:t>
        </w:r>
      </w:ins>
      <w:ins w:id="221" w:author="FATEC" w:date="2018-08-14T13:40:00Z">
        <w:r w:rsidR="00A0485A">
          <w:rPr>
            <w:color w:val="000000"/>
          </w:rPr>
          <w:t>a</w:t>
        </w:r>
      </w:ins>
      <w:ins w:id="222" w:author="GABRIEL DE MORAES TORRES" w:date="2018-08-13T21:48:00Z">
        <w:del w:id="223" w:author="FATEC" w:date="2018-08-14T13:40:00Z">
          <w:r w:rsidDel="00A0485A">
            <w:rPr>
              <w:color w:val="000000"/>
            </w:rPr>
            <w:delText>ir</w:delText>
          </w:r>
        </w:del>
        <w:r>
          <w:rPr>
            <w:color w:val="000000"/>
          </w:rPr>
          <w:t xml:space="preserve"> a quantidade de parcelas caso </w:t>
        </w:r>
      </w:ins>
      <w:ins w:id="224" w:author="GABRIEL DE MORAES TORRES" w:date="2018-08-13T21:50:00Z">
        <w:r>
          <w:rPr>
            <w:color w:val="000000"/>
          </w:rPr>
          <w:t>a forma de pagamento se</w:t>
        </w:r>
      </w:ins>
      <w:ins w:id="225" w:author="FATEC" w:date="2018-08-14T13:41:00Z">
        <w:r w:rsidR="00A0485A">
          <w:rPr>
            <w:color w:val="000000"/>
          </w:rPr>
          <w:t>ja</w:t>
        </w:r>
      </w:ins>
      <w:ins w:id="226" w:author="GABRIEL DE MORAES TORRES" w:date="2018-08-13T21:50:00Z">
        <w:del w:id="227" w:author="FATEC" w:date="2018-08-14T13:41:00Z">
          <w:r w:rsidDel="00A0485A">
            <w:rPr>
              <w:color w:val="000000"/>
            </w:rPr>
            <w:delText xml:space="preserve"> feito</w:delText>
          </w:r>
        </w:del>
        <w:r>
          <w:rPr>
            <w:color w:val="000000"/>
          </w:rPr>
          <w:t xml:space="preserve"> a prazo.</w:t>
        </w:r>
      </w:ins>
    </w:p>
    <w:p w14:paraId="1F463327" w14:textId="77777777" w:rsidR="005B5709" w:rsidRDefault="00FB6BDA" w:rsidP="005B5709">
      <w:pPr>
        <w:pStyle w:val="Normal1"/>
        <w:numPr>
          <w:ilvl w:val="0"/>
          <w:numId w:val="22"/>
        </w:numPr>
        <w:pBdr>
          <w:top w:val="nil"/>
          <w:left w:val="nil"/>
          <w:bottom w:val="nil"/>
          <w:right w:val="nil"/>
          <w:between w:val="nil"/>
        </w:pBdr>
        <w:spacing w:after="0" w:line="360" w:lineRule="auto"/>
        <w:ind w:left="1276" w:hanging="425"/>
        <w:contextualSpacing/>
        <w:jc w:val="both"/>
        <w:rPr>
          <w:ins w:id="228" w:author="GABRIEL DE MORAES TORRES" w:date="2018-08-13T21:53:00Z"/>
          <w:color w:val="000000"/>
        </w:rPr>
      </w:pPr>
      <w:ins w:id="229" w:author="GABRIEL DE MORAES TORRES" w:date="2018-08-13T21:52:00Z">
        <w:r>
          <w:rPr>
            <w:color w:val="000000"/>
          </w:rPr>
          <w:t xml:space="preserve">O </w:t>
        </w:r>
      </w:ins>
      <w:ins w:id="230" w:author="GABRIEL DE MORAES TORRES" w:date="2018-08-13T21:53:00Z">
        <w:r>
          <w:rPr>
            <w:color w:val="000000"/>
          </w:rPr>
          <w:t>s</w:t>
        </w:r>
      </w:ins>
      <w:ins w:id="231" w:author="GABRIEL DE MORAES TORRES" w:date="2018-08-13T21:52:00Z">
        <w:r>
          <w:rPr>
            <w:color w:val="000000"/>
          </w:rPr>
          <w:t>istema deverá permit</w:t>
        </w:r>
      </w:ins>
      <w:ins w:id="232" w:author="GABRIEL DE MORAES TORRES" w:date="2018-08-13T21:53:00Z">
        <w:r>
          <w:rPr>
            <w:color w:val="000000"/>
          </w:rPr>
          <w:t>ir o usuário escolher a data de vencimento das parcelas.</w:t>
        </w:r>
      </w:ins>
    </w:p>
    <w:p w14:paraId="63252659" w14:textId="77777777" w:rsidR="00FB6BDA" w:rsidRDefault="00FB6BDA" w:rsidP="005B5709">
      <w:pPr>
        <w:pStyle w:val="Normal1"/>
        <w:numPr>
          <w:ilvl w:val="0"/>
          <w:numId w:val="22"/>
        </w:numPr>
        <w:pBdr>
          <w:top w:val="nil"/>
          <w:left w:val="nil"/>
          <w:bottom w:val="nil"/>
          <w:right w:val="nil"/>
          <w:between w:val="nil"/>
        </w:pBdr>
        <w:spacing w:after="0" w:line="360" w:lineRule="auto"/>
        <w:ind w:left="1276" w:hanging="425"/>
        <w:contextualSpacing/>
        <w:jc w:val="both"/>
        <w:rPr>
          <w:ins w:id="233" w:author="GABRIEL DE MORAES TORRES" w:date="2018-08-13T21:55:00Z"/>
          <w:color w:val="000000"/>
        </w:rPr>
      </w:pPr>
      <w:ins w:id="234" w:author="GABRIEL DE MORAES TORRES" w:date="2018-08-13T21:53:00Z">
        <w:r>
          <w:rPr>
            <w:color w:val="000000"/>
          </w:rPr>
          <w:t xml:space="preserve">Após o vencimento de uma parcela o </w:t>
        </w:r>
      </w:ins>
      <w:ins w:id="235" w:author="GABRIEL DE MORAES TORRES" w:date="2018-08-13T21:54:00Z">
        <w:r>
          <w:rPr>
            <w:color w:val="000000"/>
          </w:rPr>
          <w:t>sistema colocará a condição de pagamento da ordem de serviço para atrasado.</w:t>
        </w:r>
      </w:ins>
    </w:p>
    <w:p w14:paraId="233D139A" w14:textId="77777777" w:rsidR="00FB6BDA" w:rsidRDefault="00FB6BDA">
      <w:pPr>
        <w:pStyle w:val="Normal1"/>
        <w:numPr>
          <w:ilvl w:val="0"/>
          <w:numId w:val="22"/>
        </w:numPr>
        <w:pBdr>
          <w:top w:val="nil"/>
          <w:left w:val="nil"/>
          <w:bottom w:val="nil"/>
          <w:right w:val="nil"/>
          <w:between w:val="nil"/>
        </w:pBdr>
        <w:spacing w:after="0" w:line="360" w:lineRule="auto"/>
        <w:ind w:left="1276" w:hanging="425"/>
        <w:contextualSpacing/>
        <w:jc w:val="both"/>
        <w:rPr>
          <w:ins w:id="236" w:author="GABRIEL DE MORAES TORRES" w:date="2018-08-13T21:32:00Z"/>
          <w:color w:val="000000"/>
        </w:rPr>
        <w:pPrChange w:id="237" w:author="GABRIEL DE MORAES TORRES" w:date="2018-08-13T21:50:00Z">
          <w:pPr>
            <w:pStyle w:val="Normal1"/>
            <w:numPr>
              <w:numId w:val="9"/>
            </w:numPr>
            <w:pBdr>
              <w:top w:val="nil"/>
              <w:left w:val="nil"/>
              <w:bottom w:val="nil"/>
              <w:right w:val="nil"/>
              <w:between w:val="nil"/>
            </w:pBdr>
            <w:spacing w:after="0" w:line="360" w:lineRule="auto"/>
            <w:ind w:left="851" w:hanging="425"/>
            <w:contextualSpacing/>
            <w:jc w:val="both"/>
          </w:pPr>
        </w:pPrChange>
      </w:pPr>
      <w:ins w:id="238" w:author="GABRIEL DE MORAES TORRES" w:date="2018-08-13T21:55:00Z">
        <w:r>
          <w:rPr>
            <w:color w:val="000000"/>
          </w:rPr>
          <w:t xml:space="preserve">Parcelas atrasadas devem receber adicional de juros conforme a regra de </w:t>
        </w:r>
      </w:ins>
      <w:ins w:id="239" w:author="GABRIEL DE MORAES TORRES" w:date="2018-08-13T21:56:00Z">
        <w:r>
          <w:rPr>
            <w:color w:val="000000"/>
          </w:rPr>
          <w:t>negócio</w:t>
        </w:r>
      </w:ins>
      <w:ins w:id="240" w:author="GABRIEL DE MORAES TORRES" w:date="2018-08-13T21:55:00Z">
        <w:r>
          <w:rPr>
            <w:color w:val="000000"/>
          </w:rPr>
          <w:t>.</w:t>
        </w:r>
      </w:ins>
    </w:p>
    <w:p w14:paraId="7925CAAA" w14:textId="77777777" w:rsidR="00364716" w:rsidDel="00BE10F9" w:rsidRDefault="00364716">
      <w:pPr>
        <w:pStyle w:val="Normal1"/>
        <w:numPr>
          <w:ilvl w:val="0"/>
          <w:numId w:val="22"/>
        </w:numPr>
        <w:pBdr>
          <w:top w:val="nil"/>
          <w:left w:val="nil"/>
          <w:bottom w:val="nil"/>
          <w:right w:val="nil"/>
          <w:between w:val="nil"/>
        </w:pBdr>
        <w:spacing w:after="0" w:line="360" w:lineRule="auto"/>
        <w:ind w:left="1276" w:hanging="425"/>
        <w:contextualSpacing/>
        <w:jc w:val="both"/>
        <w:rPr>
          <w:del w:id="241" w:author="GABRIEL DE MORAES TORRES" w:date="2018-08-13T21:41:00Z"/>
          <w:color w:val="000000"/>
        </w:rPr>
        <w:pPrChange w:id="242" w:author="GABRIEL DE MORAES TORRES" w:date="2018-08-13T21:56:00Z">
          <w:pPr>
            <w:pStyle w:val="Normal1"/>
            <w:numPr>
              <w:numId w:val="9"/>
            </w:numPr>
            <w:pBdr>
              <w:top w:val="nil"/>
              <w:left w:val="nil"/>
              <w:bottom w:val="nil"/>
              <w:right w:val="nil"/>
              <w:between w:val="nil"/>
            </w:pBdr>
            <w:spacing w:after="0" w:line="360" w:lineRule="auto"/>
            <w:ind w:left="851" w:hanging="425"/>
            <w:contextualSpacing/>
            <w:jc w:val="both"/>
          </w:pPr>
        </w:pPrChange>
      </w:pPr>
    </w:p>
    <w:p w14:paraId="39DCE627" w14:textId="77777777" w:rsidR="008D51A1" w:rsidDel="00FB6BDA" w:rsidRDefault="00BB55BA">
      <w:pPr>
        <w:pStyle w:val="Normal1"/>
        <w:numPr>
          <w:ilvl w:val="0"/>
          <w:numId w:val="9"/>
        </w:numPr>
        <w:pBdr>
          <w:top w:val="nil"/>
          <w:left w:val="nil"/>
          <w:bottom w:val="nil"/>
          <w:right w:val="nil"/>
          <w:between w:val="nil"/>
        </w:pBdr>
        <w:spacing w:after="0" w:line="360" w:lineRule="auto"/>
        <w:ind w:left="851" w:hanging="425"/>
        <w:contextualSpacing/>
        <w:jc w:val="both"/>
        <w:rPr>
          <w:del w:id="243" w:author="GABRIEL DE MORAES TORRES" w:date="2018-08-13T21:55:00Z"/>
          <w:color w:val="000000"/>
        </w:rPr>
      </w:pPr>
      <w:ins w:id="244" w:author="Silvia Helena" w:date="2018-06-27T16:53:00Z">
        <w:r>
          <w:rPr>
            <w:color w:val="000000"/>
          </w:rPr>
          <w:t xml:space="preserve">O sistema deve emitir </w:t>
        </w:r>
      </w:ins>
      <w:del w:id="245" w:author="Silvia Helena" w:date="2018-06-27T16:53:00Z">
        <w:r w:rsidR="002308B9" w:rsidDel="00BB55BA">
          <w:rPr>
            <w:color w:val="000000"/>
          </w:rPr>
          <w:delText xml:space="preserve">As </w:delText>
        </w:r>
      </w:del>
      <w:r w:rsidR="002308B9">
        <w:rPr>
          <w:color w:val="000000"/>
        </w:rPr>
        <w:t xml:space="preserve">notas </w:t>
      </w:r>
      <w:del w:id="246" w:author="Silvia Helena" w:date="2018-06-27T16:53:00Z">
        <w:r w:rsidR="002308B9" w:rsidDel="00BB55BA">
          <w:rPr>
            <w:color w:val="000000"/>
          </w:rPr>
          <w:delText xml:space="preserve">devem </w:delText>
        </w:r>
      </w:del>
      <w:r w:rsidR="002308B9">
        <w:rPr>
          <w:color w:val="000000"/>
        </w:rPr>
        <w:t>conte</w:t>
      </w:r>
      <w:ins w:id="247" w:author="Silvia Helena" w:date="2018-06-27T16:53:00Z">
        <w:r>
          <w:rPr>
            <w:color w:val="000000"/>
          </w:rPr>
          <w:t>ndo</w:t>
        </w:r>
      </w:ins>
      <w:del w:id="248" w:author="Silvia Helena" w:date="2018-06-27T16:53:00Z">
        <w:r w:rsidR="002308B9" w:rsidDel="00BB55BA">
          <w:rPr>
            <w:color w:val="000000"/>
          </w:rPr>
          <w:delText>r</w:delText>
        </w:r>
      </w:del>
      <w:r w:rsidR="002308B9">
        <w:rPr>
          <w:color w:val="000000"/>
        </w:rPr>
        <w:t>: Nome do cliente</w:t>
      </w:r>
      <w:ins w:id="249" w:author="GABRIEL DE MORAES TORRES" w:date="2018-08-13T21:42:00Z">
        <w:r w:rsidR="00BE10F9">
          <w:rPr>
            <w:color w:val="000000"/>
          </w:rPr>
          <w:t>*</w:t>
        </w:r>
      </w:ins>
      <w:r w:rsidR="002308B9">
        <w:rPr>
          <w:color w:val="000000"/>
        </w:rPr>
        <w:t xml:space="preserve"> (pré-cadastrado), CPF do cliente</w:t>
      </w:r>
      <w:ins w:id="250" w:author="GABRIEL DE MORAES TORRES" w:date="2018-08-13T21:42:00Z">
        <w:r w:rsidR="00BE10F9">
          <w:rPr>
            <w:color w:val="000000"/>
          </w:rPr>
          <w:t>*</w:t>
        </w:r>
      </w:ins>
      <w:r w:rsidR="002308B9">
        <w:rPr>
          <w:color w:val="000000"/>
        </w:rPr>
        <w:t xml:space="preserve"> (pré-cadastrado), valor*, serviço prestado</w:t>
      </w:r>
      <w:ins w:id="251" w:author="GABRIEL DE MORAES TORRES" w:date="2018-08-13T21:42:00Z">
        <w:r w:rsidR="00BE10F9">
          <w:rPr>
            <w:color w:val="000000"/>
          </w:rPr>
          <w:t>*</w:t>
        </w:r>
      </w:ins>
      <w:r w:rsidR="002308B9">
        <w:rPr>
          <w:color w:val="000000"/>
        </w:rPr>
        <w:t xml:space="preserve"> (pré-cadastrado), tipo de pagamento* (à vista ou a prazo).</w:t>
      </w:r>
    </w:p>
    <w:p w14:paraId="6A762C86" w14:textId="77777777" w:rsidR="008D51A1" w:rsidRPr="00FB6BDA" w:rsidDel="00FB6BDA" w:rsidRDefault="002308B9">
      <w:pPr>
        <w:pStyle w:val="Normal1"/>
        <w:numPr>
          <w:ilvl w:val="0"/>
          <w:numId w:val="9"/>
        </w:numPr>
        <w:pBdr>
          <w:top w:val="nil"/>
          <w:left w:val="nil"/>
          <w:bottom w:val="nil"/>
          <w:right w:val="nil"/>
          <w:between w:val="nil"/>
        </w:pBdr>
        <w:spacing w:after="0" w:line="360" w:lineRule="auto"/>
        <w:ind w:left="851" w:hanging="425"/>
        <w:contextualSpacing/>
        <w:jc w:val="both"/>
        <w:rPr>
          <w:del w:id="252" w:author="GABRIEL DE MORAES TORRES" w:date="2018-08-13T21:55:00Z"/>
          <w:color w:val="000000"/>
        </w:rPr>
        <w:pPrChange w:id="253" w:author="GABRIEL DE MORAES TORRES" w:date="2018-08-13T21:55:00Z">
          <w:pPr>
            <w:pStyle w:val="Normal1"/>
            <w:numPr>
              <w:ilvl w:val="2"/>
              <w:numId w:val="15"/>
            </w:numPr>
            <w:pBdr>
              <w:top w:val="nil"/>
              <w:left w:val="nil"/>
              <w:bottom w:val="nil"/>
              <w:right w:val="nil"/>
              <w:between w:val="nil"/>
            </w:pBdr>
            <w:spacing w:after="0" w:line="360" w:lineRule="auto"/>
            <w:ind w:left="1224" w:hanging="504"/>
            <w:contextualSpacing/>
            <w:jc w:val="both"/>
          </w:pPr>
        </w:pPrChange>
      </w:pPr>
      <w:del w:id="254" w:author="GABRIEL DE MORAES TORRES" w:date="2018-08-13T21:55:00Z">
        <w:r w:rsidRPr="00E00DB8" w:rsidDel="00FB6BDA">
          <w:rPr>
            <w:color w:val="000000"/>
          </w:rPr>
          <w:delText>Pagamentos a prazo devem ter a condição de pagamento (RF03) mantido como pendente até o pagamento da última parcela.</w:delText>
        </w:r>
      </w:del>
    </w:p>
    <w:p w14:paraId="52970006" w14:textId="77777777" w:rsidR="008D51A1" w:rsidRDefault="002308B9">
      <w:pPr>
        <w:pStyle w:val="Normal1"/>
        <w:numPr>
          <w:ilvl w:val="0"/>
          <w:numId w:val="9"/>
        </w:numPr>
        <w:pBdr>
          <w:top w:val="nil"/>
          <w:left w:val="nil"/>
          <w:bottom w:val="nil"/>
          <w:right w:val="nil"/>
          <w:between w:val="nil"/>
        </w:pBdr>
        <w:spacing w:after="0" w:line="360" w:lineRule="auto"/>
        <w:ind w:left="851" w:hanging="425"/>
        <w:contextualSpacing/>
        <w:jc w:val="both"/>
        <w:rPr>
          <w:color w:val="000000"/>
        </w:rPr>
        <w:pPrChange w:id="255" w:author="GABRIEL DE MORAES TORRES" w:date="2018-08-13T21:55:00Z">
          <w:pPr>
            <w:pStyle w:val="Normal1"/>
            <w:numPr>
              <w:ilvl w:val="2"/>
              <w:numId w:val="15"/>
            </w:numPr>
            <w:pBdr>
              <w:top w:val="nil"/>
              <w:left w:val="nil"/>
              <w:bottom w:val="nil"/>
              <w:right w:val="nil"/>
              <w:between w:val="nil"/>
            </w:pBdr>
            <w:spacing w:after="0" w:line="360" w:lineRule="auto"/>
            <w:ind w:left="1224" w:hanging="504"/>
            <w:contextualSpacing/>
            <w:jc w:val="both"/>
          </w:pPr>
        </w:pPrChange>
      </w:pPr>
      <w:del w:id="256" w:author="GABRIEL DE MORAES TORRES" w:date="2018-08-13T21:55:00Z">
        <w:r w:rsidDel="00FB6BDA">
          <w:rPr>
            <w:color w:val="000000"/>
          </w:rPr>
          <w:delText>Parcelas atrasadas devem receber adicional de juros conforme indicação do usuário*.</w:delText>
        </w:r>
      </w:del>
    </w:p>
    <w:p w14:paraId="05E8BCE0" w14:textId="77777777" w:rsidR="008D51A1" w:rsidRDefault="002308B9">
      <w:pPr>
        <w:pStyle w:val="Normal1"/>
        <w:numPr>
          <w:ilvl w:val="1"/>
          <w:numId w:val="18"/>
        </w:numPr>
        <w:pBdr>
          <w:top w:val="nil"/>
          <w:left w:val="nil"/>
          <w:bottom w:val="nil"/>
          <w:right w:val="nil"/>
          <w:between w:val="nil"/>
        </w:pBdr>
        <w:spacing w:line="360" w:lineRule="auto"/>
        <w:contextualSpacing/>
        <w:jc w:val="both"/>
        <w:rPr>
          <w:color w:val="000000"/>
        </w:rPr>
        <w:pPrChange w:id="257" w:author="GABRIEL DE MORAES TORRES" w:date="2018-08-13T21:56:00Z">
          <w:pPr>
            <w:pStyle w:val="Normal1"/>
            <w:numPr>
              <w:ilvl w:val="1"/>
              <w:numId w:val="18"/>
            </w:numPr>
            <w:pBdr>
              <w:top w:val="nil"/>
              <w:left w:val="nil"/>
              <w:bottom w:val="nil"/>
              <w:right w:val="nil"/>
              <w:between w:val="nil"/>
            </w:pBdr>
            <w:spacing w:line="360" w:lineRule="auto"/>
            <w:ind w:left="851" w:hanging="425"/>
            <w:contextualSpacing/>
            <w:jc w:val="both"/>
          </w:pPr>
        </w:pPrChange>
      </w:pPr>
      <w:r>
        <w:rPr>
          <w:color w:val="000000"/>
        </w:rPr>
        <w:lastRenderedPageBreak/>
        <w:t>O sistema deve permitir ao usuário realizar descontos no valor dos serviços.</w:t>
      </w:r>
    </w:p>
    <w:p w14:paraId="4CA296EB" w14:textId="77777777" w:rsidR="008D51A1" w:rsidRDefault="008D51A1">
      <w:pPr>
        <w:pStyle w:val="Normal1"/>
        <w:jc w:val="both"/>
        <w:rPr>
          <w:b/>
          <w:sz w:val="28"/>
          <w:szCs w:val="28"/>
        </w:rPr>
      </w:pPr>
    </w:p>
    <w:p w14:paraId="1484A265" w14:textId="2FDEC34C" w:rsidR="008D51A1" w:rsidDel="008C1A8A" w:rsidRDefault="002308B9">
      <w:pPr>
        <w:pStyle w:val="Ttulo1"/>
        <w:numPr>
          <w:ilvl w:val="0"/>
          <w:numId w:val="1"/>
        </w:numPr>
        <w:ind w:left="851"/>
        <w:rPr>
          <w:del w:id="258" w:author="FATEC" w:date="2018-08-14T13:35:00Z"/>
        </w:rPr>
        <w:pPrChange w:id="259" w:author="GABRIEL DE MORAES TORRES" w:date="2018-08-13T21:37:00Z">
          <w:pPr>
            <w:pStyle w:val="Ttulo1"/>
            <w:numPr>
              <w:numId w:val="1"/>
            </w:numPr>
            <w:ind w:left="714" w:hanging="357"/>
          </w:pPr>
        </w:pPrChange>
      </w:pPr>
      <w:bookmarkStart w:id="260" w:name="_23ckvvd" w:colFirst="0" w:colLast="0"/>
      <w:bookmarkEnd w:id="260"/>
      <w:del w:id="261" w:author="FATEC" w:date="2018-08-14T13:35:00Z">
        <w:r w:rsidDel="008C1A8A">
          <w:delText xml:space="preserve">Relatório </w:delText>
        </w:r>
        <w:commentRangeStart w:id="262"/>
        <w:r w:rsidDel="008C1A8A">
          <w:delText xml:space="preserve">número </w:delText>
        </w:r>
        <w:commentRangeEnd w:id="262"/>
        <w:r w:rsidR="00974456" w:rsidDel="008C1A8A">
          <w:rPr>
            <w:rStyle w:val="Refdecomentrio"/>
            <w:b w:val="0"/>
          </w:rPr>
          <w:commentReference w:id="262"/>
        </w:r>
        <w:r w:rsidDel="008C1A8A">
          <w:delText>de serviços</w:delText>
        </w:r>
      </w:del>
      <w:ins w:id="263" w:author="Silvia Helena" w:date="2018-06-27T16:56:00Z">
        <w:del w:id="264" w:author="FATEC" w:date="2018-08-14T13:35:00Z">
          <w:r w:rsidR="00974456" w:rsidDel="008C1A8A">
            <w:delText xml:space="preserve"> por TIPO</w:delText>
          </w:r>
        </w:del>
      </w:ins>
    </w:p>
    <w:p w14:paraId="3F56BB2F" w14:textId="0FF6FC2D" w:rsidR="008D51A1" w:rsidDel="008C1A8A" w:rsidRDefault="008D51A1">
      <w:pPr>
        <w:pStyle w:val="Normal1"/>
        <w:pBdr>
          <w:top w:val="nil"/>
          <w:left w:val="nil"/>
          <w:bottom w:val="nil"/>
          <w:right w:val="nil"/>
          <w:between w:val="nil"/>
        </w:pBdr>
        <w:spacing w:after="0"/>
        <w:ind w:left="1560" w:hanging="720"/>
        <w:jc w:val="both"/>
        <w:rPr>
          <w:del w:id="265" w:author="FATEC" w:date="2018-08-14T13:35:00Z"/>
          <w:b/>
          <w:color w:val="000000"/>
          <w:sz w:val="28"/>
          <w:szCs w:val="28"/>
        </w:rPr>
      </w:pPr>
    </w:p>
    <w:p w14:paraId="7D57C047" w14:textId="0D2D7CC2" w:rsidR="008D51A1" w:rsidDel="008C1A8A" w:rsidRDefault="002308B9">
      <w:pPr>
        <w:pStyle w:val="Normal1"/>
        <w:numPr>
          <w:ilvl w:val="0"/>
          <w:numId w:val="21"/>
        </w:numPr>
        <w:pBdr>
          <w:top w:val="nil"/>
          <w:left w:val="nil"/>
          <w:bottom w:val="nil"/>
          <w:right w:val="nil"/>
          <w:between w:val="nil"/>
        </w:pBdr>
        <w:spacing w:after="0" w:line="360" w:lineRule="auto"/>
        <w:ind w:left="851" w:hanging="425"/>
        <w:contextualSpacing/>
        <w:jc w:val="both"/>
        <w:rPr>
          <w:del w:id="266" w:author="FATEC" w:date="2018-08-14T13:35:00Z"/>
          <w:color w:val="000000"/>
        </w:rPr>
      </w:pPr>
      <w:del w:id="267" w:author="FATEC" w:date="2018-08-14T13:35:00Z">
        <w:r w:rsidDel="008C1A8A">
          <w:rPr>
            <w:color w:val="000000"/>
          </w:rPr>
          <w:delText xml:space="preserve">O sistema deve ser capaz de emitir um relatório com número de serviços de cada </w:delText>
        </w:r>
        <w:commentRangeStart w:id="268"/>
        <w:r w:rsidDel="008C1A8A">
          <w:rPr>
            <w:color w:val="000000"/>
          </w:rPr>
          <w:delText>tipo</w:delText>
        </w:r>
      </w:del>
      <w:ins w:id="269" w:author="GABRIEL DE MORAES TORRES" w:date="2018-08-13T21:57:00Z">
        <w:del w:id="270" w:author="FATEC" w:date="2018-08-14T13:35:00Z">
          <w:r w:rsidR="00FB6BDA" w:rsidDel="008C1A8A">
            <w:rPr>
              <w:color w:val="000000"/>
            </w:rPr>
            <w:delText xml:space="preserve"> (RF</w:delText>
          </w:r>
        </w:del>
      </w:ins>
      <w:ins w:id="271" w:author="GABRIEL DE MORAES TORRES" w:date="2018-08-13T21:58:00Z">
        <w:del w:id="272" w:author="FATEC" w:date="2018-08-14T13:35:00Z">
          <w:r w:rsidR="00FB6BDA" w:rsidDel="008C1A8A">
            <w:rPr>
              <w:color w:val="000000"/>
            </w:rPr>
            <w:delText>02)</w:delText>
          </w:r>
        </w:del>
      </w:ins>
      <w:del w:id="273" w:author="FATEC" w:date="2018-08-14T13:35:00Z">
        <w:r w:rsidDel="008C1A8A">
          <w:rPr>
            <w:color w:val="000000"/>
          </w:rPr>
          <w:delText xml:space="preserve"> </w:delText>
        </w:r>
        <w:commentRangeEnd w:id="268"/>
        <w:r w:rsidR="00676656" w:rsidDel="008C1A8A">
          <w:rPr>
            <w:rStyle w:val="Refdecomentrio"/>
          </w:rPr>
          <w:commentReference w:id="268"/>
        </w:r>
        <w:r w:rsidDel="008C1A8A">
          <w:rPr>
            <w:color w:val="000000"/>
          </w:rPr>
          <w:delText xml:space="preserve">que foram realizados </w:delText>
        </w:r>
      </w:del>
    </w:p>
    <w:p w14:paraId="2A786B91" w14:textId="34F8362E" w:rsidR="008D51A1" w:rsidDel="008C1A8A" w:rsidRDefault="002308B9">
      <w:pPr>
        <w:pStyle w:val="Normal1"/>
        <w:numPr>
          <w:ilvl w:val="0"/>
          <w:numId w:val="21"/>
        </w:numPr>
        <w:pBdr>
          <w:top w:val="nil"/>
          <w:left w:val="nil"/>
          <w:bottom w:val="nil"/>
          <w:right w:val="nil"/>
          <w:between w:val="nil"/>
        </w:pBdr>
        <w:spacing w:after="0" w:line="360" w:lineRule="auto"/>
        <w:ind w:left="851" w:hanging="425"/>
        <w:contextualSpacing/>
        <w:jc w:val="both"/>
        <w:rPr>
          <w:del w:id="274" w:author="FATEC" w:date="2018-08-14T13:35:00Z"/>
          <w:color w:val="000000"/>
        </w:rPr>
      </w:pPr>
      <w:del w:id="275" w:author="FATEC" w:date="2018-08-14T13:35:00Z">
        <w:r w:rsidDel="008C1A8A">
          <w:rPr>
            <w:color w:val="000000"/>
          </w:rPr>
          <w:delText xml:space="preserve">Para emitir o relatório o usuário deverá informar um período desejado, digitando uma </w:delText>
        </w:r>
        <w:commentRangeStart w:id="276"/>
        <w:r w:rsidDel="008C1A8A">
          <w:rPr>
            <w:color w:val="000000"/>
          </w:rPr>
          <w:delText>data inicial e uma data final</w:delText>
        </w:r>
        <w:commentRangeEnd w:id="276"/>
        <w:r w:rsidR="00676656" w:rsidDel="008C1A8A">
          <w:rPr>
            <w:rStyle w:val="Refdecomentrio"/>
          </w:rPr>
          <w:commentReference w:id="276"/>
        </w:r>
        <w:r w:rsidDel="008C1A8A">
          <w:rPr>
            <w:color w:val="000000"/>
          </w:rPr>
          <w:delText>.</w:delText>
        </w:r>
      </w:del>
    </w:p>
    <w:p w14:paraId="68C3523F" w14:textId="7C098F85" w:rsidR="008D51A1" w:rsidDel="008C1A8A" w:rsidRDefault="002308B9">
      <w:pPr>
        <w:pStyle w:val="Normal1"/>
        <w:numPr>
          <w:ilvl w:val="0"/>
          <w:numId w:val="21"/>
        </w:numPr>
        <w:pBdr>
          <w:top w:val="nil"/>
          <w:left w:val="nil"/>
          <w:bottom w:val="nil"/>
          <w:right w:val="nil"/>
          <w:between w:val="nil"/>
        </w:pBdr>
        <w:spacing w:line="360" w:lineRule="auto"/>
        <w:ind w:left="851" w:hanging="425"/>
        <w:contextualSpacing/>
        <w:jc w:val="both"/>
        <w:rPr>
          <w:del w:id="277" w:author="FATEC" w:date="2018-08-14T13:35:00Z"/>
          <w:color w:val="000000"/>
        </w:rPr>
      </w:pPr>
      <w:del w:id="278" w:author="FATEC" w:date="2018-08-14T13:35:00Z">
        <w:r w:rsidDel="008C1A8A">
          <w:rPr>
            <w:color w:val="000000"/>
          </w:rPr>
          <w:delText>No relatório deverá constar os seguintes dados: número do serviço e descrição.</w:delText>
        </w:r>
      </w:del>
    </w:p>
    <w:p w14:paraId="28371A0C" w14:textId="77777777" w:rsidR="008D51A1" w:rsidRDefault="008D51A1">
      <w:pPr>
        <w:pStyle w:val="Normal1"/>
        <w:spacing w:line="360" w:lineRule="auto"/>
        <w:jc w:val="both"/>
        <w:rPr>
          <w:b/>
          <w:sz w:val="28"/>
          <w:szCs w:val="28"/>
        </w:rPr>
      </w:pPr>
    </w:p>
    <w:p w14:paraId="64EF0C0F" w14:textId="77777777" w:rsidR="008D51A1" w:rsidRDefault="002308B9">
      <w:pPr>
        <w:pStyle w:val="Ttulo1"/>
        <w:numPr>
          <w:ilvl w:val="0"/>
          <w:numId w:val="10"/>
        </w:numPr>
      </w:pPr>
      <w:bookmarkStart w:id="279" w:name="_ihv636" w:colFirst="0" w:colLast="0"/>
      <w:bookmarkEnd w:id="279"/>
      <w:r>
        <w:t>Relatório faturamento</w:t>
      </w:r>
    </w:p>
    <w:p w14:paraId="41AE8326" w14:textId="77777777" w:rsidR="008D51A1" w:rsidRDefault="008D51A1">
      <w:pPr>
        <w:pStyle w:val="Normal1"/>
        <w:pBdr>
          <w:top w:val="nil"/>
          <w:left w:val="nil"/>
          <w:bottom w:val="nil"/>
          <w:right w:val="nil"/>
          <w:between w:val="nil"/>
        </w:pBdr>
        <w:spacing w:after="0" w:line="360" w:lineRule="auto"/>
        <w:ind w:left="1560" w:hanging="720"/>
        <w:jc w:val="both"/>
        <w:rPr>
          <w:b/>
          <w:color w:val="000000"/>
          <w:sz w:val="28"/>
          <w:szCs w:val="28"/>
        </w:rPr>
      </w:pPr>
    </w:p>
    <w:p w14:paraId="5EEA31A1" w14:textId="77777777" w:rsidR="008D51A1" w:rsidRDefault="002308B9">
      <w:pPr>
        <w:pStyle w:val="Normal1"/>
        <w:numPr>
          <w:ilvl w:val="0"/>
          <w:numId w:val="11"/>
        </w:numPr>
        <w:pBdr>
          <w:top w:val="nil"/>
          <w:left w:val="nil"/>
          <w:bottom w:val="nil"/>
          <w:right w:val="nil"/>
          <w:between w:val="nil"/>
        </w:pBdr>
        <w:spacing w:after="0" w:line="360" w:lineRule="auto"/>
        <w:ind w:left="851" w:hanging="425"/>
        <w:contextualSpacing/>
        <w:jc w:val="both"/>
        <w:rPr>
          <w:color w:val="000000"/>
        </w:rPr>
      </w:pPr>
      <w:r>
        <w:rPr>
          <w:color w:val="000000"/>
        </w:rPr>
        <w:t xml:space="preserve">O sistema de emitir um </w:t>
      </w:r>
      <w:commentRangeStart w:id="280"/>
      <w:r>
        <w:rPr>
          <w:color w:val="000000"/>
        </w:rPr>
        <w:t>relatório indicando quanto à empresa faturou</w:t>
      </w:r>
      <w:commentRangeEnd w:id="280"/>
      <w:r w:rsidR="00876301">
        <w:rPr>
          <w:rStyle w:val="Refdecomentrio"/>
        </w:rPr>
        <w:commentReference w:id="280"/>
      </w:r>
      <w:ins w:id="281" w:author="GABRIEL DE MORAES TORRES" w:date="2018-08-13T22:05:00Z">
        <w:r w:rsidR="00FF7342">
          <w:rPr>
            <w:color w:val="000000"/>
          </w:rPr>
          <w:t xml:space="preserve"> (somente dos serviços pagos)</w:t>
        </w:r>
      </w:ins>
      <w:r>
        <w:rPr>
          <w:color w:val="000000"/>
        </w:rPr>
        <w:t>.</w:t>
      </w:r>
    </w:p>
    <w:p w14:paraId="597ECBBF" w14:textId="77777777" w:rsidR="008D51A1" w:rsidRDefault="002308B9">
      <w:pPr>
        <w:pStyle w:val="Normal1"/>
        <w:numPr>
          <w:ilvl w:val="0"/>
          <w:numId w:val="11"/>
        </w:numPr>
        <w:pBdr>
          <w:top w:val="nil"/>
          <w:left w:val="nil"/>
          <w:bottom w:val="nil"/>
          <w:right w:val="nil"/>
          <w:between w:val="nil"/>
        </w:pBdr>
        <w:spacing w:after="0" w:line="360" w:lineRule="auto"/>
        <w:ind w:left="851" w:hanging="425"/>
        <w:contextualSpacing/>
        <w:jc w:val="both"/>
        <w:rPr>
          <w:color w:val="000000"/>
        </w:rPr>
      </w:pPr>
      <w:r>
        <w:rPr>
          <w:color w:val="000000"/>
        </w:rPr>
        <w:t xml:space="preserve">Para emitir relatório o usuário deverá informar um </w:t>
      </w:r>
      <w:commentRangeStart w:id="282"/>
      <w:r>
        <w:rPr>
          <w:color w:val="000000"/>
        </w:rPr>
        <w:t>período (data inicial, data final).</w:t>
      </w:r>
      <w:commentRangeEnd w:id="282"/>
      <w:r w:rsidR="00AF5408">
        <w:rPr>
          <w:rStyle w:val="Refdecomentrio"/>
        </w:rPr>
        <w:commentReference w:id="282"/>
      </w:r>
    </w:p>
    <w:p w14:paraId="705B4B8E" w14:textId="77777777" w:rsidR="008D51A1" w:rsidRDefault="002308B9">
      <w:pPr>
        <w:pStyle w:val="Normal1"/>
        <w:numPr>
          <w:ilvl w:val="0"/>
          <w:numId w:val="11"/>
        </w:numPr>
        <w:pBdr>
          <w:top w:val="nil"/>
          <w:left w:val="nil"/>
          <w:bottom w:val="nil"/>
          <w:right w:val="nil"/>
          <w:between w:val="nil"/>
        </w:pBdr>
        <w:spacing w:after="0" w:line="360" w:lineRule="auto"/>
        <w:ind w:left="851" w:hanging="425"/>
        <w:contextualSpacing/>
        <w:jc w:val="both"/>
        <w:rPr>
          <w:color w:val="000000"/>
        </w:rPr>
      </w:pPr>
      <w:r>
        <w:rPr>
          <w:color w:val="000000"/>
        </w:rPr>
        <w:t>No relatório deverá constar o seguinte dado:</w:t>
      </w:r>
      <w:ins w:id="283" w:author="GABRIEL DE MORAES TORRES" w:date="2018-08-13T22:07:00Z">
        <w:r w:rsidR="00FF7342">
          <w:rPr>
            <w:color w:val="000000"/>
          </w:rPr>
          <w:t xml:space="preserve"> uma tabela dos serviços pa</w:t>
        </w:r>
      </w:ins>
      <w:ins w:id="284" w:author="GABRIEL DE MORAES TORRES" w:date="2018-08-13T22:08:00Z">
        <w:r w:rsidR="00FF7342">
          <w:rPr>
            <w:color w:val="000000"/>
          </w:rPr>
          <w:t>gos e</w:t>
        </w:r>
      </w:ins>
      <w:r>
        <w:rPr>
          <w:color w:val="000000"/>
        </w:rPr>
        <w:t xml:space="preserve"> a </w:t>
      </w:r>
      <w:commentRangeStart w:id="285"/>
      <w:r>
        <w:rPr>
          <w:color w:val="000000"/>
        </w:rPr>
        <w:t xml:space="preserve">soma </w:t>
      </w:r>
      <w:commentRangeEnd w:id="285"/>
      <w:r w:rsidR="00AF5408">
        <w:rPr>
          <w:rStyle w:val="Refdecomentrio"/>
        </w:rPr>
        <w:commentReference w:id="285"/>
      </w:r>
      <w:r>
        <w:rPr>
          <w:color w:val="000000"/>
        </w:rPr>
        <w:t xml:space="preserve">dos valores recebidos no período exigido.  </w:t>
      </w:r>
    </w:p>
    <w:p w14:paraId="796E795F" w14:textId="77777777" w:rsidR="008D51A1" w:rsidRDefault="008D51A1">
      <w:pPr>
        <w:pStyle w:val="Normal1"/>
        <w:pBdr>
          <w:top w:val="nil"/>
          <w:left w:val="nil"/>
          <w:bottom w:val="nil"/>
          <w:right w:val="nil"/>
          <w:between w:val="nil"/>
        </w:pBdr>
        <w:spacing w:line="360" w:lineRule="auto"/>
        <w:ind w:left="851" w:hanging="720"/>
        <w:jc w:val="both"/>
        <w:rPr>
          <w:color w:val="000000"/>
        </w:rPr>
      </w:pPr>
    </w:p>
    <w:p w14:paraId="1E333C35" w14:textId="77777777" w:rsidR="008D51A1" w:rsidRDefault="002308B9">
      <w:pPr>
        <w:pStyle w:val="Ttulo1"/>
        <w:numPr>
          <w:ilvl w:val="0"/>
          <w:numId w:val="10"/>
        </w:numPr>
      </w:pPr>
      <w:bookmarkStart w:id="286" w:name="_32hioqz" w:colFirst="0" w:colLast="0"/>
      <w:bookmarkEnd w:id="286"/>
      <w:r>
        <w:t xml:space="preserve">Relatório de serviços a prazo </w:t>
      </w:r>
    </w:p>
    <w:p w14:paraId="2E99791F" w14:textId="77777777" w:rsidR="008D51A1" w:rsidRDefault="008D51A1">
      <w:pPr>
        <w:pStyle w:val="Normal1"/>
        <w:pBdr>
          <w:top w:val="nil"/>
          <w:left w:val="nil"/>
          <w:bottom w:val="nil"/>
          <w:right w:val="nil"/>
          <w:between w:val="nil"/>
        </w:pBdr>
        <w:spacing w:after="0" w:line="360" w:lineRule="auto"/>
        <w:ind w:left="851" w:hanging="720"/>
        <w:jc w:val="both"/>
        <w:rPr>
          <w:color w:val="000000"/>
        </w:rPr>
      </w:pPr>
    </w:p>
    <w:p w14:paraId="50C8791F" w14:textId="77777777" w:rsidR="008D51A1" w:rsidRDefault="002308B9">
      <w:pPr>
        <w:pStyle w:val="Normal1"/>
        <w:numPr>
          <w:ilvl w:val="0"/>
          <w:numId w:val="16"/>
        </w:numPr>
        <w:pBdr>
          <w:top w:val="nil"/>
          <w:left w:val="nil"/>
          <w:bottom w:val="nil"/>
          <w:right w:val="nil"/>
          <w:between w:val="nil"/>
        </w:pBdr>
        <w:spacing w:after="0" w:line="360" w:lineRule="auto"/>
        <w:ind w:left="851" w:hanging="425"/>
        <w:contextualSpacing/>
        <w:jc w:val="both"/>
      </w:pPr>
      <w:r>
        <w:rPr>
          <w:color w:val="000000"/>
        </w:rPr>
        <w:t>O sistema deve ser capaz de emitir um relatório com os serviços a prazo.</w:t>
      </w:r>
    </w:p>
    <w:p w14:paraId="35DB7274" w14:textId="77777777" w:rsidR="008D51A1" w:rsidRDefault="002308B9">
      <w:pPr>
        <w:pStyle w:val="Normal1"/>
        <w:numPr>
          <w:ilvl w:val="0"/>
          <w:numId w:val="16"/>
        </w:numPr>
        <w:pBdr>
          <w:top w:val="nil"/>
          <w:left w:val="nil"/>
          <w:bottom w:val="nil"/>
          <w:right w:val="nil"/>
          <w:between w:val="nil"/>
        </w:pBdr>
        <w:spacing w:after="0" w:line="360" w:lineRule="auto"/>
        <w:ind w:left="851" w:hanging="425"/>
        <w:contextualSpacing/>
        <w:jc w:val="both"/>
      </w:pPr>
      <w:r>
        <w:rPr>
          <w:color w:val="000000"/>
        </w:rPr>
        <w:t xml:space="preserve">Para emitir relatório o sistema deverá verificar </w:t>
      </w:r>
      <w:del w:id="287" w:author="GABRIEL DE MORAES TORRES" w:date="2018-08-13T22:10:00Z">
        <w:r w:rsidDel="00FF7342">
          <w:rPr>
            <w:color w:val="000000"/>
          </w:rPr>
          <w:delText xml:space="preserve">as </w:delText>
        </w:r>
        <w:commentRangeStart w:id="288"/>
        <w:r w:rsidDel="00FF7342">
          <w:rPr>
            <w:color w:val="000000"/>
          </w:rPr>
          <w:delText>condições de pagamento</w:delText>
        </w:r>
      </w:del>
      <w:ins w:id="289" w:author="GABRIEL DE MORAES TORRES" w:date="2018-08-13T22:10:00Z">
        <w:r w:rsidR="00FF7342">
          <w:rPr>
            <w:color w:val="000000"/>
          </w:rPr>
          <w:t>a forma de pagamento</w:t>
        </w:r>
      </w:ins>
      <w:r>
        <w:rPr>
          <w:color w:val="000000"/>
        </w:rPr>
        <w:t>.</w:t>
      </w:r>
      <w:commentRangeEnd w:id="288"/>
      <w:r w:rsidR="00F317E0">
        <w:rPr>
          <w:rStyle w:val="Refdecomentrio"/>
        </w:rPr>
        <w:commentReference w:id="288"/>
      </w:r>
    </w:p>
    <w:p w14:paraId="3EC29DF6" w14:textId="5183BE68" w:rsidR="008D51A1" w:rsidRDefault="002308B9">
      <w:pPr>
        <w:pStyle w:val="Normal1"/>
        <w:numPr>
          <w:ilvl w:val="0"/>
          <w:numId w:val="16"/>
        </w:numPr>
        <w:pBdr>
          <w:top w:val="nil"/>
          <w:left w:val="nil"/>
          <w:bottom w:val="nil"/>
          <w:right w:val="nil"/>
          <w:between w:val="nil"/>
        </w:pBdr>
        <w:spacing w:after="0" w:line="360" w:lineRule="auto"/>
        <w:ind w:left="851" w:hanging="425"/>
        <w:contextualSpacing/>
        <w:jc w:val="both"/>
      </w:pPr>
      <w:r>
        <w:rPr>
          <w:color w:val="000000"/>
        </w:rPr>
        <w:t>No relatório deverão constar os seguintes dados: Nome</w:t>
      </w:r>
      <w:ins w:id="290" w:author="GABRIEL DE MORAES TORRES" w:date="2018-08-13T22:10:00Z">
        <w:r w:rsidR="00FF7342">
          <w:rPr>
            <w:color w:val="000000"/>
          </w:rPr>
          <w:t>(</w:t>
        </w:r>
      </w:ins>
      <w:ins w:id="291" w:author="GABRIEL DE MORAES TORRES" w:date="2018-08-13T22:11:00Z">
        <w:r w:rsidR="00FF7342">
          <w:rPr>
            <w:color w:val="000000"/>
          </w:rPr>
          <w:t>s)</w:t>
        </w:r>
      </w:ins>
      <w:r>
        <w:rPr>
          <w:color w:val="000000"/>
        </w:rPr>
        <w:t xml:space="preserve"> do</w:t>
      </w:r>
      <w:ins w:id="292" w:author="GABRIEL DE MORAES TORRES" w:date="2018-08-13T22:11:00Z">
        <w:r w:rsidR="00FF7342">
          <w:rPr>
            <w:color w:val="000000"/>
          </w:rPr>
          <w:t>(s)</w:t>
        </w:r>
      </w:ins>
      <w:r>
        <w:rPr>
          <w:color w:val="000000"/>
        </w:rPr>
        <w:t xml:space="preserve"> cliente</w:t>
      </w:r>
      <w:ins w:id="293" w:author="GABRIEL DE MORAES TORRES" w:date="2018-08-13T22:11:00Z">
        <w:r w:rsidR="00FF7342">
          <w:rPr>
            <w:color w:val="000000"/>
          </w:rPr>
          <w:t>(s)</w:t>
        </w:r>
      </w:ins>
      <w:r>
        <w:rPr>
          <w:color w:val="000000"/>
        </w:rPr>
        <w:t>*</w:t>
      </w:r>
      <w:del w:id="294" w:author="Silvia Helena" w:date="2018-06-27T17:00:00Z">
        <w:r w:rsidDel="00AF51A9">
          <w:rPr>
            <w:color w:val="000000"/>
          </w:rPr>
          <w:delText xml:space="preserve"> (Pré-cadastrado)</w:delText>
        </w:r>
      </w:del>
      <w:r>
        <w:rPr>
          <w:color w:val="000000"/>
        </w:rPr>
        <w:t>, CPF</w:t>
      </w:r>
      <w:ins w:id="295" w:author="GABRIEL DE MORAES TORRES" w:date="2018-08-13T22:11:00Z">
        <w:r w:rsidR="00FF7342">
          <w:rPr>
            <w:color w:val="000000"/>
          </w:rPr>
          <w:t>(s)</w:t>
        </w:r>
      </w:ins>
      <w:r>
        <w:rPr>
          <w:color w:val="000000"/>
        </w:rPr>
        <w:t>*</w:t>
      </w:r>
      <w:del w:id="296" w:author="Silvia Helena" w:date="2018-06-27T17:00:00Z">
        <w:r w:rsidDel="00AF51A9">
          <w:rPr>
            <w:color w:val="000000"/>
          </w:rPr>
          <w:delText xml:space="preserve"> (Pré-cadastrado)</w:delText>
        </w:r>
      </w:del>
      <w:r>
        <w:rPr>
          <w:color w:val="000000"/>
        </w:rPr>
        <w:t>, serviço</w:t>
      </w:r>
      <w:ins w:id="297" w:author="GABRIEL DE MORAES TORRES" w:date="2018-08-13T22:11:00Z">
        <w:r w:rsidR="00FF7342">
          <w:rPr>
            <w:color w:val="000000"/>
          </w:rPr>
          <w:t>(s)</w:t>
        </w:r>
      </w:ins>
      <w:r>
        <w:rPr>
          <w:color w:val="000000"/>
        </w:rPr>
        <w:t>*</w:t>
      </w:r>
      <w:del w:id="298" w:author="Silvia Helena" w:date="2018-06-27T17:00:00Z">
        <w:r w:rsidDel="00AF51A9">
          <w:rPr>
            <w:color w:val="000000"/>
          </w:rPr>
          <w:delText xml:space="preserve"> (Pré-cadastrado)</w:delText>
        </w:r>
      </w:del>
      <w:r>
        <w:rPr>
          <w:color w:val="000000"/>
        </w:rPr>
        <w:t>,</w:t>
      </w:r>
      <w:ins w:id="299" w:author="GABRIEL DE MORAES TORRES" w:date="2018-08-13T22:12:00Z">
        <w:r w:rsidR="00FF7342">
          <w:rPr>
            <w:color w:val="000000"/>
          </w:rPr>
          <w:t xml:space="preserve"> </w:t>
        </w:r>
      </w:ins>
      <w:del w:id="300" w:author="GABRIEL DE MORAES TORRES" w:date="2018-08-13T22:12:00Z">
        <w:r w:rsidDel="00FF7342">
          <w:rPr>
            <w:color w:val="000000"/>
          </w:rPr>
          <w:delText xml:space="preserve"> </w:delText>
        </w:r>
      </w:del>
      <w:del w:id="301" w:author="GABRIEL DE MORAES TORRES" w:date="2018-08-13T22:11:00Z">
        <w:r w:rsidDel="00FF7342">
          <w:rPr>
            <w:color w:val="000000"/>
          </w:rPr>
          <w:delText xml:space="preserve">valor do dividendo*, </w:delText>
        </w:r>
      </w:del>
      <w:r>
        <w:rPr>
          <w:color w:val="000000"/>
        </w:rPr>
        <w:t>parcelas restantes*, última parcela paga*</w:t>
      </w:r>
      <w:del w:id="302" w:author="FATEC" w:date="2018-08-14T13:39:00Z">
        <w:r w:rsidDel="00A0485A">
          <w:rPr>
            <w:color w:val="000000"/>
          </w:rPr>
          <w:delText xml:space="preserve">, </w:delText>
        </w:r>
        <w:commentRangeStart w:id="303"/>
        <w:commentRangeStart w:id="304"/>
        <w:r w:rsidDel="00A0485A">
          <w:rPr>
            <w:color w:val="000000"/>
          </w:rPr>
          <w:delText xml:space="preserve">juros </w:delText>
        </w:r>
        <w:commentRangeEnd w:id="303"/>
        <w:r w:rsidR="00DE4B98" w:rsidDel="00A0485A">
          <w:rPr>
            <w:rStyle w:val="Refdecomentrio"/>
          </w:rPr>
          <w:commentReference w:id="303"/>
        </w:r>
        <w:commentRangeEnd w:id="304"/>
        <w:r w:rsidR="00DE4B98" w:rsidDel="00A0485A">
          <w:rPr>
            <w:rStyle w:val="Refdecomentrio"/>
          </w:rPr>
          <w:commentReference w:id="304"/>
        </w:r>
        <w:r w:rsidDel="00A0485A">
          <w:rPr>
            <w:color w:val="000000"/>
          </w:rPr>
          <w:delText>(caso parcela esteja atrasada) *.</w:delText>
        </w:r>
      </w:del>
      <w:r>
        <w:rPr>
          <w:color w:val="000000"/>
        </w:rPr>
        <w:t xml:space="preserve"> </w:t>
      </w:r>
    </w:p>
    <w:p w14:paraId="4B32CDB1" w14:textId="77777777" w:rsidR="008D51A1" w:rsidRDefault="008D51A1">
      <w:pPr>
        <w:pStyle w:val="Normal1"/>
        <w:pBdr>
          <w:top w:val="nil"/>
          <w:left w:val="nil"/>
          <w:bottom w:val="nil"/>
          <w:right w:val="nil"/>
          <w:between w:val="nil"/>
        </w:pBdr>
        <w:spacing w:line="360" w:lineRule="auto"/>
        <w:ind w:left="851" w:hanging="720"/>
        <w:jc w:val="both"/>
        <w:rPr>
          <w:color w:val="000000"/>
        </w:rPr>
      </w:pPr>
    </w:p>
    <w:p w14:paraId="7709EBA5" w14:textId="1713AB8F" w:rsidR="008D51A1" w:rsidDel="008C1A8A" w:rsidRDefault="002308B9">
      <w:pPr>
        <w:pStyle w:val="Ttulo1"/>
        <w:numPr>
          <w:ilvl w:val="0"/>
          <w:numId w:val="10"/>
        </w:numPr>
        <w:rPr>
          <w:del w:id="305" w:author="FATEC" w:date="2018-08-14T13:36:00Z"/>
        </w:rPr>
      </w:pPr>
      <w:bookmarkStart w:id="306" w:name="_1hmsyys" w:colFirst="0" w:colLast="0"/>
      <w:bookmarkEnd w:id="306"/>
      <w:del w:id="307" w:author="FATEC" w:date="2018-08-14T13:36:00Z">
        <w:r w:rsidDel="008C1A8A">
          <w:delText>Relatório de tempo médio</w:delText>
        </w:r>
      </w:del>
    </w:p>
    <w:p w14:paraId="52A20BCE" w14:textId="68A94C43" w:rsidR="008D51A1" w:rsidDel="008C1A8A" w:rsidRDefault="008D51A1">
      <w:pPr>
        <w:pStyle w:val="Normal1"/>
        <w:pBdr>
          <w:top w:val="nil"/>
          <w:left w:val="nil"/>
          <w:bottom w:val="nil"/>
          <w:right w:val="nil"/>
          <w:between w:val="nil"/>
        </w:pBdr>
        <w:spacing w:after="0" w:line="360" w:lineRule="auto"/>
        <w:ind w:left="851" w:hanging="720"/>
        <w:jc w:val="both"/>
        <w:rPr>
          <w:del w:id="308" w:author="FATEC" w:date="2018-08-14T13:36:00Z"/>
          <w:color w:val="000000"/>
        </w:rPr>
      </w:pPr>
    </w:p>
    <w:p w14:paraId="2DABC936" w14:textId="3910F62E" w:rsidR="008D51A1" w:rsidDel="008C1A8A" w:rsidRDefault="002308B9">
      <w:pPr>
        <w:pStyle w:val="Normal1"/>
        <w:numPr>
          <w:ilvl w:val="0"/>
          <w:numId w:val="19"/>
        </w:numPr>
        <w:pBdr>
          <w:top w:val="nil"/>
          <w:left w:val="nil"/>
          <w:bottom w:val="nil"/>
          <w:right w:val="nil"/>
          <w:between w:val="nil"/>
        </w:pBdr>
        <w:tabs>
          <w:tab w:val="left" w:pos="426"/>
          <w:tab w:val="left" w:pos="993"/>
        </w:tabs>
        <w:spacing w:after="0" w:line="360" w:lineRule="auto"/>
        <w:ind w:left="851" w:hanging="425"/>
        <w:contextualSpacing/>
        <w:jc w:val="both"/>
        <w:rPr>
          <w:del w:id="309" w:author="FATEC" w:date="2018-08-14T13:36:00Z"/>
        </w:rPr>
      </w:pPr>
      <w:del w:id="310" w:author="FATEC" w:date="2018-08-14T13:36:00Z">
        <w:r w:rsidDel="008C1A8A">
          <w:rPr>
            <w:color w:val="000000"/>
          </w:rPr>
          <w:delText>O sistema deve ser capaz de emitir um relatório com o tempo médio de realização de cada tipo de serviço.</w:delText>
        </w:r>
      </w:del>
    </w:p>
    <w:p w14:paraId="3252DB42" w14:textId="34227B4C" w:rsidR="008D51A1" w:rsidDel="008C1A8A" w:rsidRDefault="002308B9">
      <w:pPr>
        <w:pStyle w:val="Normal1"/>
        <w:numPr>
          <w:ilvl w:val="0"/>
          <w:numId w:val="19"/>
        </w:numPr>
        <w:pBdr>
          <w:top w:val="nil"/>
          <w:left w:val="nil"/>
          <w:bottom w:val="nil"/>
          <w:right w:val="nil"/>
          <w:between w:val="nil"/>
        </w:pBdr>
        <w:tabs>
          <w:tab w:val="left" w:pos="426"/>
          <w:tab w:val="left" w:pos="993"/>
        </w:tabs>
        <w:spacing w:after="0" w:line="360" w:lineRule="auto"/>
        <w:ind w:left="851" w:hanging="425"/>
        <w:contextualSpacing/>
        <w:jc w:val="both"/>
        <w:rPr>
          <w:del w:id="311" w:author="FATEC" w:date="2018-08-14T13:36:00Z"/>
        </w:rPr>
      </w:pPr>
      <w:del w:id="312" w:author="FATEC" w:date="2018-08-14T13:36:00Z">
        <w:r w:rsidDel="008C1A8A">
          <w:rPr>
            <w:color w:val="000000"/>
          </w:rPr>
          <w:delText xml:space="preserve">Para emitir relatório o usuário deverá informar o tipo de serviço, e o </w:delText>
        </w:r>
        <w:commentRangeStart w:id="313"/>
        <w:r w:rsidDel="008C1A8A">
          <w:rPr>
            <w:color w:val="000000"/>
          </w:rPr>
          <w:delText>período desejado (data inicial, data final).</w:delText>
        </w:r>
        <w:commentRangeEnd w:id="313"/>
        <w:r w:rsidR="00785083" w:rsidDel="008C1A8A">
          <w:rPr>
            <w:rStyle w:val="Refdecomentrio"/>
          </w:rPr>
          <w:commentReference w:id="313"/>
        </w:r>
      </w:del>
    </w:p>
    <w:p w14:paraId="2FB2471F" w14:textId="6AC73BFF" w:rsidR="008D51A1" w:rsidRPr="00E00DB8" w:rsidDel="008C1A8A" w:rsidRDefault="002308B9">
      <w:pPr>
        <w:pStyle w:val="Normal1"/>
        <w:numPr>
          <w:ilvl w:val="0"/>
          <w:numId w:val="19"/>
        </w:numPr>
        <w:pBdr>
          <w:top w:val="nil"/>
          <w:left w:val="nil"/>
          <w:bottom w:val="nil"/>
          <w:right w:val="nil"/>
          <w:between w:val="nil"/>
        </w:pBdr>
        <w:tabs>
          <w:tab w:val="left" w:pos="426"/>
          <w:tab w:val="left" w:pos="993"/>
        </w:tabs>
        <w:spacing w:line="360" w:lineRule="auto"/>
        <w:ind w:left="851" w:hanging="425"/>
        <w:contextualSpacing/>
        <w:jc w:val="both"/>
        <w:rPr>
          <w:ins w:id="314" w:author="GABRIEL DE MORAES TORRES" w:date="2018-08-13T22:13:00Z"/>
          <w:del w:id="315" w:author="FATEC" w:date="2018-08-14T13:36:00Z"/>
          <w:rPrChange w:id="316" w:author="GABRIEL DE MORAES TORRES" w:date="2018-08-13T22:13:00Z">
            <w:rPr>
              <w:ins w:id="317" w:author="GABRIEL DE MORAES TORRES" w:date="2018-08-13T22:13:00Z"/>
              <w:del w:id="318" w:author="FATEC" w:date="2018-08-14T13:36:00Z"/>
              <w:color w:val="000000"/>
            </w:rPr>
          </w:rPrChange>
        </w:rPr>
      </w:pPr>
      <w:del w:id="319" w:author="FATEC" w:date="2018-08-14T13:36:00Z">
        <w:r w:rsidDel="008C1A8A">
          <w:rPr>
            <w:color w:val="000000"/>
          </w:rPr>
          <w:delText xml:space="preserve">No relatório deverão constar os seguintes dados: As datas de entrada de serviços*, </w:delText>
        </w:r>
        <w:commentRangeStart w:id="320"/>
        <w:r w:rsidDel="008C1A8A">
          <w:rPr>
            <w:color w:val="000000"/>
          </w:rPr>
          <w:delText>data de saída de serviço</w:delText>
        </w:r>
        <w:commentRangeEnd w:id="320"/>
        <w:r w:rsidR="00785083" w:rsidDel="008C1A8A">
          <w:rPr>
            <w:rStyle w:val="Refdecomentrio"/>
          </w:rPr>
          <w:commentReference w:id="320"/>
        </w:r>
        <w:r w:rsidDel="008C1A8A">
          <w:rPr>
            <w:color w:val="000000"/>
          </w:rPr>
          <w:delText xml:space="preserve">* e </w:delText>
        </w:r>
        <w:commentRangeStart w:id="321"/>
        <w:r w:rsidDel="008C1A8A">
          <w:rPr>
            <w:color w:val="000000"/>
          </w:rPr>
          <w:delText>média tempo por serviço</w:delText>
        </w:r>
        <w:commentRangeEnd w:id="321"/>
        <w:r w:rsidR="005A54E9" w:rsidDel="008C1A8A">
          <w:rPr>
            <w:rStyle w:val="Refdecomentrio"/>
          </w:rPr>
          <w:commentReference w:id="321"/>
        </w:r>
        <w:r w:rsidDel="008C1A8A">
          <w:rPr>
            <w:color w:val="000000"/>
          </w:rPr>
          <w:delText>*.</w:delText>
        </w:r>
      </w:del>
    </w:p>
    <w:p w14:paraId="655F496D" w14:textId="07386CC2" w:rsidR="00E00DB8" w:rsidDel="008C1A8A" w:rsidRDefault="00E00DB8">
      <w:pPr>
        <w:pStyle w:val="Normal1"/>
        <w:numPr>
          <w:ilvl w:val="0"/>
          <w:numId w:val="23"/>
        </w:numPr>
        <w:pBdr>
          <w:top w:val="nil"/>
          <w:left w:val="nil"/>
          <w:bottom w:val="nil"/>
          <w:right w:val="nil"/>
          <w:between w:val="nil"/>
        </w:pBdr>
        <w:tabs>
          <w:tab w:val="left" w:pos="426"/>
          <w:tab w:val="left" w:pos="993"/>
        </w:tabs>
        <w:spacing w:line="360" w:lineRule="auto"/>
        <w:contextualSpacing/>
        <w:jc w:val="both"/>
        <w:rPr>
          <w:del w:id="322" w:author="FATEC" w:date="2018-08-14T13:36:00Z"/>
        </w:rPr>
        <w:pPrChange w:id="323" w:author="GABRIEL DE MORAES TORRES" w:date="2018-08-13T22:15:00Z">
          <w:pPr>
            <w:pStyle w:val="Normal1"/>
            <w:numPr>
              <w:numId w:val="19"/>
            </w:numPr>
            <w:pBdr>
              <w:top w:val="nil"/>
              <w:left w:val="nil"/>
              <w:bottom w:val="nil"/>
              <w:right w:val="nil"/>
              <w:between w:val="nil"/>
            </w:pBdr>
            <w:tabs>
              <w:tab w:val="left" w:pos="426"/>
              <w:tab w:val="left" w:pos="993"/>
            </w:tabs>
            <w:spacing w:line="360" w:lineRule="auto"/>
            <w:ind w:left="851" w:hanging="425"/>
            <w:contextualSpacing/>
            <w:jc w:val="both"/>
          </w:pPr>
        </w:pPrChange>
      </w:pPr>
      <w:ins w:id="324" w:author="GABRIEL DE MORAES TORRES" w:date="2018-08-13T22:16:00Z">
        <w:del w:id="325" w:author="FATEC" w:date="2018-08-14T13:36:00Z">
          <w:r w:rsidDel="008C1A8A">
            <w:delText>O sistema deverá fazer a média de tempo por serviço.</w:delText>
          </w:r>
        </w:del>
      </w:ins>
    </w:p>
    <w:p w14:paraId="1390BA49" w14:textId="77777777" w:rsidR="008D51A1" w:rsidRDefault="008D51A1">
      <w:pPr>
        <w:pStyle w:val="Normal1"/>
        <w:tabs>
          <w:tab w:val="left" w:pos="426"/>
          <w:tab w:val="left" w:pos="993"/>
        </w:tabs>
        <w:spacing w:line="360" w:lineRule="auto"/>
        <w:jc w:val="both"/>
      </w:pPr>
    </w:p>
    <w:p w14:paraId="32473446" w14:textId="77777777" w:rsidR="008D51A1" w:rsidRDefault="002308B9">
      <w:pPr>
        <w:pStyle w:val="Ttulo1"/>
        <w:numPr>
          <w:ilvl w:val="0"/>
          <w:numId w:val="10"/>
        </w:numPr>
        <w:ind w:left="714" w:hanging="357"/>
      </w:pPr>
      <w:bookmarkStart w:id="326" w:name="_41mghml" w:colFirst="0" w:colLast="0"/>
      <w:bookmarkEnd w:id="326"/>
      <w:r>
        <w:t xml:space="preserve">Relatório de clientes atendidos </w:t>
      </w:r>
    </w:p>
    <w:p w14:paraId="70AD2C48" w14:textId="77777777" w:rsidR="008D51A1" w:rsidRDefault="008D51A1">
      <w:pPr>
        <w:pStyle w:val="Normal1"/>
        <w:spacing w:line="360" w:lineRule="auto"/>
        <w:jc w:val="both"/>
      </w:pPr>
    </w:p>
    <w:p w14:paraId="3E88B19B" w14:textId="77777777" w:rsidR="008D51A1" w:rsidRDefault="002308B9">
      <w:pPr>
        <w:pStyle w:val="Normal1"/>
        <w:numPr>
          <w:ilvl w:val="0"/>
          <w:numId w:val="5"/>
        </w:numPr>
        <w:pBdr>
          <w:top w:val="nil"/>
          <w:left w:val="nil"/>
          <w:bottom w:val="nil"/>
          <w:right w:val="nil"/>
          <w:between w:val="nil"/>
        </w:pBdr>
        <w:tabs>
          <w:tab w:val="left" w:pos="993"/>
        </w:tabs>
        <w:spacing w:after="0" w:line="360" w:lineRule="auto"/>
        <w:ind w:left="993" w:hanging="567"/>
        <w:contextualSpacing/>
        <w:jc w:val="both"/>
      </w:pPr>
      <w:commentRangeStart w:id="327"/>
      <w:r>
        <w:rPr>
          <w:color w:val="000000"/>
        </w:rPr>
        <w:t>O sistema deve ser capaz de emitir um relatório com</w:t>
      </w:r>
      <w:del w:id="328" w:author="GABRIEL DE MORAES TORRES" w:date="2018-08-13T22:19:00Z">
        <w:r w:rsidDel="00E00DB8">
          <w:rPr>
            <w:color w:val="000000"/>
          </w:rPr>
          <w:delText xml:space="preserve"> </w:delText>
        </w:r>
      </w:del>
      <w:ins w:id="329" w:author="GABRIEL DE MORAES TORRES" w:date="2018-08-13T22:18:00Z">
        <w:r w:rsidR="00E00DB8">
          <w:rPr>
            <w:color w:val="000000"/>
          </w:rPr>
          <w:t xml:space="preserve"> uma lista dos</w:t>
        </w:r>
      </w:ins>
      <w:del w:id="330" w:author="GABRIEL DE MORAES TORRES" w:date="2018-08-13T22:18:00Z">
        <w:r w:rsidDel="00E00DB8">
          <w:rPr>
            <w:color w:val="000000"/>
          </w:rPr>
          <w:delText>os</w:delText>
        </w:r>
      </w:del>
      <w:r>
        <w:rPr>
          <w:color w:val="000000"/>
        </w:rPr>
        <w:t xml:space="preserve"> clientes atendidos em um determinado período.</w:t>
      </w:r>
      <w:commentRangeEnd w:id="327"/>
      <w:r w:rsidR="008E5E91">
        <w:rPr>
          <w:rStyle w:val="Refdecomentrio"/>
        </w:rPr>
        <w:commentReference w:id="327"/>
      </w:r>
    </w:p>
    <w:p w14:paraId="1D124D12" w14:textId="77777777" w:rsidR="008D51A1" w:rsidRDefault="002308B9">
      <w:pPr>
        <w:pStyle w:val="Normal1"/>
        <w:numPr>
          <w:ilvl w:val="0"/>
          <w:numId w:val="5"/>
        </w:numPr>
        <w:pBdr>
          <w:top w:val="nil"/>
          <w:left w:val="nil"/>
          <w:bottom w:val="nil"/>
          <w:right w:val="nil"/>
          <w:between w:val="nil"/>
        </w:pBdr>
        <w:tabs>
          <w:tab w:val="left" w:pos="993"/>
        </w:tabs>
        <w:spacing w:after="0" w:line="360" w:lineRule="auto"/>
        <w:ind w:left="993" w:hanging="567"/>
        <w:contextualSpacing/>
        <w:jc w:val="both"/>
      </w:pPr>
      <w:r>
        <w:rPr>
          <w:color w:val="000000"/>
        </w:rPr>
        <w:t>Para emitir relatório o usuário deverá informar o período desejado (data inicial, data final).</w:t>
      </w:r>
    </w:p>
    <w:p w14:paraId="62236322" w14:textId="77777777" w:rsidR="008D51A1" w:rsidRDefault="002308B9">
      <w:pPr>
        <w:pStyle w:val="Normal1"/>
        <w:numPr>
          <w:ilvl w:val="0"/>
          <w:numId w:val="5"/>
        </w:numPr>
        <w:pBdr>
          <w:top w:val="nil"/>
          <w:left w:val="nil"/>
          <w:bottom w:val="nil"/>
          <w:right w:val="nil"/>
          <w:between w:val="nil"/>
        </w:pBdr>
        <w:tabs>
          <w:tab w:val="left" w:pos="993"/>
        </w:tabs>
        <w:spacing w:line="360" w:lineRule="auto"/>
        <w:ind w:left="851" w:hanging="425"/>
        <w:contextualSpacing/>
        <w:jc w:val="both"/>
      </w:pPr>
      <w:r>
        <w:rPr>
          <w:color w:val="000000"/>
        </w:rPr>
        <w:t>No relatório deverão constar os seguintes dados: Nome do cliente*(Pré-cadastrado), CPF* (Pré-cadastrado), serviço*(Pré-cadastrado).</w:t>
      </w:r>
    </w:p>
    <w:p w14:paraId="029F0704" w14:textId="77777777" w:rsidR="008D51A1" w:rsidRDefault="002308B9">
      <w:pPr>
        <w:pStyle w:val="Normal1"/>
      </w:pPr>
      <w:r>
        <w:br w:type="page"/>
      </w:r>
    </w:p>
    <w:p w14:paraId="29DCDB01" w14:textId="77777777" w:rsidR="008D51A1" w:rsidRDefault="002308B9">
      <w:pPr>
        <w:pStyle w:val="Ttulo1"/>
        <w:numPr>
          <w:ilvl w:val="0"/>
          <w:numId w:val="17"/>
        </w:numPr>
        <w:ind w:left="357" w:hanging="357"/>
      </w:pPr>
      <w:bookmarkStart w:id="331" w:name="_2grqrue" w:colFirst="0" w:colLast="0"/>
      <w:bookmarkEnd w:id="331"/>
      <w:r>
        <w:lastRenderedPageBreak/>
        <w:t>DIAGRAMAS DE CASO DE USO</w:t>
      </w:r>
    </w:p>
    <w:p w14:paraId="18CA71D6" w14:textId="77777777" w:rsidR="008D51A1" w:rsidRDefault="008D51A1">
      <w:pPr>
        <w:pStyle w:val="Normal1"/>
      </w:pPr>
    </w:p>
    <w:p w14:paraId="297DD943" w14:textId="77777777" w:rsidR="008D51A1" w:rsidRDefault="002308B9">
      <w:pPr>
        <w:pStyle w:val="Ttulo1"/>
        <w:numPr>
          <w:ilvl w:val="0"/>
          <w:numId w:val="20"/>
        </w:numPr>
        <w:spacing w:after="240" w:line="360" w:lineRule="auto"/>
        <w:ind w:left="567" w:hanging="567"/>
        <w:jc w:val="both"/>
      </w:pPr>
      <w:bookmarkStart w:id="332" w:name="_vx1227" w:colFirst="0" w:colLast="0"/>
      <w:bookmarkEnd w:id="332"/>
      <w:r>
        <w:t>Cadastrar Cliente (UseCase Diagram)</w:t>
      </w:r>
    </w:p>
    <w:p w14:paraId="5C04B3DC" w14:textId="77777777" w:rsidR="008D51A1" w:rsidRDefault="002308B9">
      <w:pPr>
        <w:pStyle w:val="Normal1"/>
        <w:rPr>
          <w:b/>
          <w:sz w:val="28"/>
          <w:szCs w:val="28"/>
        </w:rPr>
        <w:sectPr w:rsidR="008D51A1">
          <w:type w:val="continuous"/>
          <w:pgSz w:w="11906" w:h="16838"/>
          <w:pgMar w:top="1702" w:right="1133" w:bottom="993" w:left="1701" w:header="0" w:footer="720" w:gutter="0"/>
          <w:cols w:space="720"/>
        </w:sectPr>
      </w:pPr>
      <w:r>
        <w:rPr>
          <w:noProof/>
        </w:rPr>
        <w:drawing>
          <wp:inline distT="0" distB="0" distL="0" distR="0" wp14:anchorId="39E4FCEB" wp14:editId="20C7A78D">
            <wp:extent cx="5362575" cy="2067242"/>
            <wp:effectExtent l="0" t="0" r="0" b="0"/>
            <wp:docPr id="15" name="image48.png" descr="UseCase Diagram0.png"/>
            <wp:cNvGraphicFramePr/>
            <a:graphic xmlns:a="http://schemas.openxmlformats.org/drawingml/2006/main">
              <a:graphicData uri="http://schemas.openxmlformats.org/drawingml/2006/picture">
                <pic:pic xmlns:pic="http://schemas.openxmlformats.org/drawingml/2006/picture">
                  <pic:nvPicPr>
                    <pic:cNvPr id="0" name="image48.png" descr="UseCase Diagram0.png"/>
                    <pic:cNvPicPr preferRelativeResize="0"/>
                  </pic:nvPicPr>
                  <pic:blipFill>
                    <a:blip r:embed="rId11" cstate="print"/>
                    <a:srcRect/>
                    <a:stretch>
                      <a:fillRect/>
                    </a:stretch>
                  </pic:blipFill>
                  <pic:spPr>
                    <a:xfrm>
                      <a:off x="0" y="0"/>
                      <a:ext cx="5362575" cy="2067242"/>
                    </a:xfrm>
                    <a:prstGeom prst="rect">
                      <a:avLst/>
                    </a:prstGeom>
                    <a:ln/>
                  </pic:spPr>
                </pic:pic>
              </a:graphicData>
            </a:graphic>
          </wp:inline>
        </w:drawing>
      </w:r>
      <w:r>
        <w:rPr>
          <w:b/>
          <w:sz w:val="28"/>
          <w:szCs w:val="28"/>
        </w:rPr>
        <w:t>(UseCase Description)</w:t>
      </w:r>
      <w:r>
        <w:rPr>
          <w:b/>
          <w:noProof/>
          <w:sz w:val="28"/>
          <w:szCs w:val="28"/>
        </w:rPr>
        <w:drawing>
          <wp:inline distT="0" distB="0" distL="0" distR="0" wp14:anchorId="2673A072" wp14:editId="3CDEEF2F">
            <wp:extent cx="5714871" cy="5320145"/>
            <wp:effectExtent l="0" t="0" r="0" b="0"/>
            <wp:docPr id="17" name="image50.png" descr="Cadastrar Cliente.png"/>
            <wp:cNvGraphicFramePr/>
            <a:graphic xmlns:a="http://schemas.openxmlformats.org/drawingml/2006/main">
              <a:graphicData uri="http://schemas.openxmlformats.org/drawingml/2006/picture">
                <pic:pic xmlns:pic="http://schemas.openxmlformats.org/drawingml/2006/picture">
                  <pic:nvPicPr>
                    <pic:cNvPr id="0" name="image50.png" descr="Cadastrar Cliente.png"/>
                    <pic:cNvPicPr preferRelativeResize="0"/>
                  </pic:nvPicPr>
                  <pic:blipFill>
                    <a:blip r:embed="rId12" cstate="print"/>
                    <a:srcRect/>
                    <a:stretch>
                      <a:fillRect/>
                    </a:stretch>
                  </pic:blipFill>
                  <pic:spPr>
                    <a:xfrm>
                      <a:off x="0" y="0"/>
                      <a:ext cx="5714871" cy="5320145"/>
                    </a:xfrm>
                    <a:prstGeom prst="rect">
                      <a:avLst/>
                    </a:prstGeom>
                    <a:ln/>
                  </pic:spPr>
                </pic:pic>
              </a:graphicData>
            </a:graphic>
          </wp:inline>
        </w:drawing>
      </w:r>
    </w:p>
    <w:p w14:paraId="3B74D491" w14:textId="77777777" w:rsidR="008D51A1" w:rsidRDefault="002308B9">
      <w:pPr>
        <w:pStyle w:val="Ttulo1"/>
        <w:numPr>
          <w:ilvl w:val="0"/>
          <w:numId w:val="20"/>
        </w:numPr>
        <w:spacing w:after="240" w:line="360" w:lineRule="auto"/>
        <w:ind w:left="567" w:hanging="567"/>
      </w:pPr>
      <w:bookmarkStart w:id="333" w:name="_3fwokq0" w:colFirst="0" w:colLast="0"/>
      <w:bookmarkEnd w:id="333"/>
      <w:r>
        <w:lastRenderedPageBreak/>
        <w:t>Cadastrar Ordem de Serviço (UseCase Diagram)</w:t>
      </w:r>
    </w:p>
    <w:p w14:paraId="0C0B89C2" w14:textId="1E782D14" w:rsidR="008D51A1" w:rsidRDefault="00893E16">
      <w:pPr>
        <w:pStyle w:val="Normal1"/>
      </w:pPr>
      <w:ins w:id="334" w:author="FATEC" w:date="2018-08-14T13:51:00Z">
        <w:r>
          <w:pict w14:anchorId="543438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25.75pt">
              <v:imagedata r:id="rId13" o:title="gerar ordem de serviço"/>
            </v:shape>
          </w:pict>
        </w:r>
      </w:ins>
      <w:commentRangeStart w:id="335"/>
      <w:del w:id="336" w:author="FATEC" w:date="2018-08-14T13:49:00Z">
        <w:r w:rsidR="002308B9" w:rsidDel="004F535F">
          <w:rPr>
            <w:noProof/>
          </w:rPr>
          <w:drawing>
            <wp:inline distT="0" distB="0" distL="0" distR="0" wp14:anchorId="4F8AB9A3" wp14:editId="5EBA185D">
              <wp:extent cx="4371975" cy="2457767"/>
              <wp:effectExtent l="0" t="0" r="0" b="0"/>
              <wp:docPr id="16" name="image49.png" descr="gerar ordem de serviço.png"/>
              <wp:cNvGraphicFramePr/>
              <a:graphic xmlns:a="http://schemas.openxmlformats.org/drawingml/2006/main">
                <a:graphicData uri="http://schemas.openxmlformats.org/drawingml/2006/picture">
                  <pic:pic xmlns:pic="http://schemas.openxmlformats.org/drawingml/2006/picture">
                    <pic:nvPicPr>
                      <pic:cNvPr id="0" name="image49.png" descr="gerar ordem de serviço.png"/>
                      <pic:cNvPicPr preferRelativeResize="0"/>
                    </pic:nvPicPr>
                    <pic:blipFill>
                      <a:blip r:embed="rId14" cstate="print"/>
                      <a:srcRect/>
                      <a:stretch>
                        <a:fillRect/>
                      </a:stretch>
                    </pic:blipFill>
                    <pic:spPr>
                      <a:xfrm>
                        <a:off x="0" y="0"/>
                        <a:ext cx="4371975" cy="2457767"/>
                      </a:xfrm>
                      <a:prstGeom prst="rect">
                        <a:avLst/>
                      </a:prstGeom>
                      <a:ln/>
                    </pic:spPr>
                  </pic:pic>
                </a:graphicData>
              </a:graphic>
            </wp:inline>
          </w:drawing>
        </w:r>
      </w:del>
      <w:commentRangeEnd w:id="335"/>
      <w:r w:rsidR="000326C7">
        <w:rPr>
          <w:rStyle w:val="Refdecomentrio"/>
        </w:rPr>
        <w:commentReference w:id="335"/>
      </w:r>
    </w:p>
    <w:p w14:paraId="31B08B1A" w14:textId="0542D4F6" w:rsidR="008D51A1" w:rsidRDefault="002308B9">
      <w:pPr>
        <w:pStyle w:val="Normal1"/>
        <w:rPr>
          <w:b/>
          <w:sz w:val="28"/>
          <w:szCs w:val="28"/>
        </w:rPr>
        <w:sectPr w:rsidR="008D51A1">
          <w:type w:val="continuous"/>
          <w:pgSz w:w="11906" w:h="16838"/>
          <w:pgMar w:top="1702" w:right="1133" w:bottom="993" w:left="1701" w:header="0" w:footer="720" w:gutter="0"/>
          <w:cols w:space="720"/>
        </w:sectPr>
      </w:pPr>
      <w:r>
        <w:rPr>
          <w:b/>
          <w:sz w:val="28"/>
          <w:szCs w:val="28"/>
        </w:rPr>
        <w:t>(UseCase Description)</w:t>
      </w:r>
      <w:ins w:id="337" w:author="FATEC" w:date="2018-08-14T14:00:00Z">
        <w:r w:rsidR="00E6531A">
          <w:rPr>
            <w:b/>
            <w:sz w:val="28"/>
            <w:szCs w:val="28"/>
          </w:rPr>
          <w:t xml:space="preserve"> </w:t>
        </w:r>
      </w:ins>
      <w:ins w:id="338" w:author="FATEC" w:date="2018-08-14T13:59:00Z">
        <w:r w:rsidR="00893E16">
          <w:rPr>
            <w:b/>
            <w:sz w:val="28"/>
            <w:szCs w:val="28"/>
          </w:rPr>
          <w:pict w14:anchorId="255FD8BE">
            <v:shape id="_x0000_i1026" type="#_x0000_t75" style="width:396pt;height:407.25pt">
              <v:imagedata r:id="rId15" o:title="Cadastrar Ordem de Serviço"/>
            </v:shape>
          </w:pict>
        </w:r>
      </w:ins>
      <w:del w:id="339" w:author="FATEC" w:date="2018-08-14T13:58:00Z">
        <w:r w:rsidDel="004F535F">
          <w:rPr>
            <w:b/>
            <w:noProof/>
            <w:sz w:val="28"/>
            <w:szCs w:val="28"/>
          </w:rPr>
          <w:drawing>
            <wp:inline distT="0" distB="0" distL="114300" distR="114300" wp14:anchorId="65703915" wp14:editId="24FD82A3">
              <wp:extent cx="5098415" cy="536194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cstate="print"/>
                      <a:srcRect/>
                      <a:stretch>
                        <a:fillRect/>
                      </a:stretch>
                    </pic:blipFill>
                    <pic:spPr>
                      <a:xfrm>
                        <a:off x="0" y="0"/>
                        <a:ext cx="5098415" cy="5361940"/>
                      </a:xfrm>
                      <a:prstGeom prst="rect">
                        <a:avLst/>
                      </a:prstGeom>
                      <a:ln/>
                    </pic:spPr>
                  </pic:pic>
                </a:graphicData>
              </a:graphic>
            </wp:inline>
          </w:drawing>
        </w:r>
      </w:del>
    </w:p>
    <w:p w14:paraId="5CD5440D" w14:textId="7029B6EF" w:rsidR="008D51A1" w:rsidRDefault="002308B9">
      <w:pPr>
        <w:pStyle w:val="Ttulo1"/>
        <w:numPr>
          <w:ilvl w:val="0"/>
          <w:numId w:val="20"/>
        </w:numPr>
        <w:ind w:left="567" w:hanging="567"/>
      </w:pPr>
      <w:bookmarkStart w:id="340" w:name="_1v1yuxt" w:colFirst="0" w:colLast="0"/>
      <w:bookmarkEnd w:id="340"/>
      <w:r>
        <w:lastRenderedPageBreak/>
        <w:t>C</w:t>
      </w:r>
      <w:ins w:id="341" w:author="FATEC" w:date="2018-08-14T14:02:00Z">
        <w:r w:rsidR="00E6531A">
          <w:t>onsultar</w:t>
        </w:r>
      </w:ins>
      <w:del w:id="342" w:author="FATEC" w:date="2018-08-14T14:02:00Z">
        <w:r w:rsidDel="00E6531A">
          <w:delText>ontrolar</w:delText>
        </w:r>
      </w:del>
      <w:ins w:id="343" w:author="FATEC" w:date="2018-08-14T14:02:00Z">
        <w:r w:rsidR="00E6531A">
          <w:t xml:space="preserve"> </w:t>
        </w:r>
      </w:ins>
      <w:del w:id="344" w:author="FATEC" w:date="2018-08-14T14:02:00Z">
        <w:r w:rsidDel="00E6531A">
          <w:delText xml:space="preserve"> </w:delText>
        </w:r>
      </w:del>
      <w:r>
        <w:t>Agenda (UseCase Diagram)</w:t>
      </w:r>
    </w:p>
    <w:p w14:paraId="7CA09E3B" w14:textId="77777777" w:rsidR="008D51A1" w:rsidRDefault="002308B9">
      <w:pPr>
        <w:pStyle w:val="Normal1"/>
      </w:pPr>
      <w:commentRangeStart w:id="345"/>
      <w:r>
        <w:rPr>
          <w:noProof/>
        </w:rPr>
        <w:drawing>
          <wp:inline distT="0" distB="0" distL="0" distR="0" wp14:anchorId="5B46F439" wp14:editId="4C14137C">
            <wp:extent cx="5133334" cy="2504762"/>
            <wp:effectExtent l="0" t="0" r="0" b="0"/>
            <wp:docPr id="18" name="image51.png" descr="controlar agenda.png"/>
            <wp:cNvGraphicFramePr/>
            <a:graphic xmlns:a="http://schemas.openxmlformats.org/drawingml/2006/main">
              <a:graphicData uri="http://schemas.openxmlformats.org/drawingml/2006/picture">
                <pic:pic xmlns:pic="http://schemas.openxmlformats.org/drawingml/2006/picture">
                  <pic:nvPicPr>
                    <pic:cNvPr id="0" name="image51.png" descr="controlar agenda.png"/>
                    <pic:cNvPicPr preferRelativeResize="0"/>
                  </pic:nvPicPr>
                  <pic:blipFill>
                    <a:blip r:embed="rId17" cstate="print"/>
                    <a:srcRect/>
                    <a:stretch>
                      <a:fillRect/>
                    </a:stretch>
                  </pic:blipFill>
                  <pic:spPr>
                    <a:xfrm>
                      <a:off x="0" y="0"/>
                      <a:ext cx="5133334" cy="2504762"/>
                    </a:xfrm>
                    <a:prstGeom prst="rect">
                      <a:avLst/>
                    </a:prstGeom>
                    <a:ln/>
                  </pic:spPr>
                </pic:pic>
              </a:graphicData>
            </a:graphic>
          </wp:inline>
        </w:drawing>
      </w:r>
      <w:commentRangeEnd w:id="345"/>
      <w:r w:rsidR="0018680F">
        <w:rPr>
          <w:rStyle w:val="Refdecomentrio"/>
        </w:rPr>
        <w:commentReference w:id="345"/>
      </w:r>
    </w:p>
    <w:p w14:paraId="38E332C6" w14:textId="77777777" w:rsidR="008D51A1" w:rsidRDefault="002308B9">
      <w:pPr>
        <w:pStyle w:val="Normal1"/>
        <w:rPr>
          <w:b/>
          <w:sz w:val="28"/>
          <w:szCs w:val="28"/>
        </w:rPr>
      </w:pPr>
      <w:r>
        <w:rPr>
          <w:b/>
          <w:sz w:val="28"/>
          <w:szCs w:val="28"/>
        </w:rPr>
        <w:t>(UseCase Description)</w:t>
      </w:r>
    </w:p>
    <w:p w14:paraId="7F1F9AC9" w14:textId="77777777" w:rsidR="008D51A1" w:rsidRDefault="002308B9">
      <w:pPr>
        <w:pStyle w:val="Normal1"/>
        <w:rPr>
          <w:b/>
          <w:sz w:val="28"/>
          <w:szCs w:val="28"/>
        </w:rPr>
        <w:sectPr w:rsidR="008D51A1">
          <w:type w:val="continuous"/>
          <w:pgSz w:w="11906" w:h="16838"/>
          <w:pgMar w:top="1702" w:right="1133" w:bottom="993" w:left="1701" w:header="0" w:footer="720" w:gutter="0"/>
          <w:cols w:space="720"/>
        </w:sectPr>
      </w:pPr>
      <w:r>
        <w:rPr>
          <w:b/>
          <w:noProof/>
          <w:sz w:val="28"/>
          <w:szCs w:val="28"/>
        </w:rPr>
        <w:drawing>
          <wp:inline distT="0" distB="0" distL="0" distR="0" wp14:anchorId="393C61A6" wp14:editId="5C7B02D5">
            <wp:extent cx="5715000" cy="5400675"/>
            <wp:effectExtent l="0" t="0" r="0" b="0"/>
            <wp:docPr id="21" name="image54.png" descr="C:\Users\faugu\AppData\Local\Microsoft\Windows\INetCache\Content.Word\Controlar Agenda diagram.png"/>
            <wp:cNvGraphicFramePr/>
            <a:graphic xmlns:a="http://schemas.openxmlformats.org/drawingml/2006/main">
              <a:graphicData uri="http://schemas.openxmlformats.org/drawingml/2006/picture">
                <pic:pic xmlns:pic="http://schemas.openxmlformats.org/drawingml/2006/picture">
                  <pic:nvPicPr>
                    <pic:cNvPr id="0" name="image54.png" descr="C:\Users\faugu\AppData\Local\Microsoft\Windows\INetCache\Content.Word\Controlar Agenda diagram.png"/>
                    <pic:cNvPicPr preferRelativeResize="0"/>
                  </pic:nvPicPr>
                  <pic:blipFill>
                    <a:blip r:embed="rId18" cstate="print"/>
                    <a:srcRect/>
                    <a:stretch>
                      <a:fillRect/>
                    </a:stretch>
                  </pic:blipFill>
                  <pic:spPr>
                    <a:xfrm>
                      <a:off x="0" y="0"/>
                      <a:ext cx="5715000" cy="5400675"/>
                    </a:xfrm>
                    <a:prstGeom prst="rect">
                      <a:avLst/>
                    </a:prstGeom>
                    <a:ln/>
                  </pic:spPr>
                </pic:pic>
              </a:graphicData>
            </a:graphic>
          </wp:inline>
        </w:drawing>
      </w:r>
      <w:r>
        <w:br w:type="page"/>
      </w:r>
    </w:p>
    <w:p w14:paraId="7A820E72" w14:textId="77777777" w:rsidR="008D51A1" w:rsidRDefault="002308B9">
      <w:pPr>
        <w:pStyle w:val="Ttulo1"/>
        <w:numPr>
          <w:ilvl w:val="0"/>
          <w:numId w:val="20"/>
        </w:numPr>
        <w:ind w:left="567" w:hanging="567"/>
      </w:pPr>
      <w:bookmarkStart w:id="346" w:name="_4f1mdlm" w:colFirst="0" w:colLast="0"/>
      <w:bookmarkEnd w:id="346"/>
      <w:r>
        <w:lastRenderedPageBreak/>
        <w:t>Relatório de Clientes Atendidos (UseCase Diagram)</w:t>
      </w:r>
    </w:p>
    <w:p w14:paraId="6A712E50" w14:textId="77777777" w:rsidR="008D51A1" w:rsidRDefault="002308B9">
      <w:pPr>
        <w:pStyle w:val="Normal1"/>
      </w:pPr>
      <w:commentRangeStart w:id="347"/>
      <w:r>
        <w:rPr>
          <w:noProof/>
        </w:rPr>
        <w:drawing>
          <wp:inline distT="0" distB="0" distL="0" distR="0" wp14:anchorId="762883EF" wp14:editId="0B5A70DF">
            <wp:extent cx="3942857" cy="2306804"/>
            <wp:effectExtent l="0" t="0" r="0" b="0"/>
            <wp:docPr id="20" name="image53.png" descr="relatorio clientes atendidos.png"/>
            <wp:cNvGraphicFramePr/>
            <a:graphic xmlns:a="http://schemas.openxmlformats.org/drawingml/2006/main">
              <a:graphicData uri="http://schemas.openxmlformats.org/drawingml/2006/picture">
                <pic:pic xmlns:pic="http://schemas.openxmlformats.org/drawingml/2006/picture">
                  <pic:nvPicPr>
                    <pic:cNvPr id="0" name="image53.png" descr="relatorio clientes atendidos.png"/>
                    <pic:cNvPicPr preferRelativeResize="0"/>
                  </pic:nvPicPr>
                  <pic:blipFill>
                    <a:blip r:embed="rId19" cstate="print"/>
                    <a:srcRect/>
                    <a:stretch>
                      <a:fillRect/>
                    </a:stretch>
                  </pic:blipFill>
                  <pic:spPr>
                    <a:xfrm>
                      <a:off x="0" y="0"/>
                      <a:ext cx="3942857" cy="2306804"/>
                    </a:xfrm>
                    <a:prstGeom prst="rect">
                      <a:avLst/>
                    </a:prstGeom>
                    <a:ln/>
                  </pic:spPr>
                </pic:pic>
              </a:graphicData>
            </a:graphic>
          </wp:inline>
        </w:drawing>
      </w:r>
      <w:commentRangeEnd w:id="347"/>
      <w:r w:rsidR="0018680F">
        <w:rPr>
          <w:rStyle w:val="Refdecomentrio"/>
        </w:rPr>
        <w:commentReference w:id="347"/>
      </w:r>
    </w:p>
    <w:p w14:paraId="130A997E" w14:textId="77777777" w:rsidR="008D51A1" w:rsidRDefault="002308B9">
      <w:pPr>
        <w:pStyle w:val="Normal1"/>
        <w:rPr>
          <w:b/>
          <w:sz w:val="28"/>
          <w:szCs w:val="28"/>
        </w:rPr>
      </w:pPr>
      <w:r>
        <w:rPr>
          <w:b/>
          <w:sz w:val="28"/>
          <w:szCs w:val="28"/>
        </w:rPr>
        <w:t>(UseCase Description)</w:t>
      </w:r>
    </w:p>
    <w:p w14:paraId="18AF35DE" w14:textId="77777777" w:rsidR="008D51A1" w:rsidRDefault="002308B9">
      <w:pPr>
        <w:pStyle w:val="Normal1"/>
        <w:rPr>
          <w:b/>
          <w:sz w:val="28"/>
          <w:szCs w:val="28"/>
        </w:rPr>
        <w:sectPr w:rsidR="008D51A1">
          <w:type w:val="continuous"/>
          <w:pgSz w:w="11906" w:h="16838"/>
          <w:pgMar w:top="1702" w:right="1133" w:bottom="993" w:left="1701" w:header="0" w:footer="720" w:gutter="0"/>
          <w:cols w:space="720"/>
        </w:sectPr>
      </w:pPr>
      <w:r>
        <w:rPr>
          <w:b/>
          <w:noProof/>
          <w:sz w:val="28"/>
          <w:szCs w:val="28"/>
        </w:rPr>
        <w:drawing>
          <wp:inline distT="0" distB="0" distL="0" distR="0" wp14:anchorId="27A8D708" wp14:editId="134E1458">
            <wp:extent cx="5714286" cy="5400000"/>
            <wp:effectExtent l="0" t="0" r="0" b="0"/>
            <wp:docPr id="23" name="image56.png" descr="Emitir Relatório de Clientes Atendidos.png"/>
            <wp:cNvGraphicFramePr/>
            <a:graphic xmlns:a="http://schemas.openxmlformats.org/drawingml/2006/main">
              <a:graphicData uri="http://schemas.openxmlformats.org/drawingml/2006/picture">
                <pic:pic xmlns:pic="http://schemas.openxmlformats.org/drawingml/2006/picture">
                  <pic:nvPicPr>
                    <pic:cNvPr id="0" name="image56.png" descr="Emitir Relatório de Clientes Atendidos.png"/>
                    <pic:cNvPicPr preferRelativeResize="0"/>
                  </pic:nvPicPr>
                  <pic:blipFill>
                    <a:blip r:embed="rId20" cstate="print"/>
                    <a:srcRect/>
                    <a:stretch>
                      <a:fillRect/>
                    </a:stretch>
                  </pic:blipFill>
                  <pic:spPr>
                    <a:xfrm>
                      <a:off x="0" y="0"/>
                      <a:ext cx="5714286" cy="5400000"/>
                    </a:xfrm>
                    <a:prstGeom prst="rect">
                      <a:avLst/>
                    </a:prstGeom>
                    <a:ln/>
                  </pic:spPr>
                </pic:pic>
              </a:graphicData>
            </a:graphic>
          </wp:inline>
        </w:drawing>
      </w:r>
    </w:p>
    <w:p w14:paraId="14B236E1" w14:textId="77777777" w:rsidR="008D51A1" w:rsidRDefault="002308B9">
      <w:pPr>
        <w:pStyle w:val="Ttulo1"/>
        <w:numPr>
          <w:ilvl w:val="0"/>
          <w:numId w:val="20"/>
        </w:numPr>
        <w:ind w:left="567" w:hanging="567"/>
      </w:pPr>
      <w:bookmarkStart w:id="348" w:name="_2u6wntf" w:colFirst="0" w:colLast="0"/>
      <w:bookmarkEnd w:id="348"/>
      <w:r>
        <w:lastRenderedPageBreak/>
        <w:t>Relatório de Faturamento (UseCase Diagram)</w:t>
      </w:r>
    </w:p>
    <w:p w14:paraId="13F0162E" w14:textId="77777777" w:rsidR="008D51A1" w:rsidRDefault="002308B9">
      <w:pPr>
        <w:pStyle w:val="Normal1"/>
      </w:pPr>
      <w:commentRangeStart w:id="349"/>
      <w:r>
        <w:rPr>
          <w:noProof/>
        </w:rPr>
        <w:drawing>
          <wp:inline distT="0" distB="0" distL="0" distR="0" wp14:anchorId="356F1D8E" wp14:editId="02CDA329">
            <wp:extent cx="4314286" cy="2295772"/>
            <wp:effectExtent l="0" t="0" r="0" b="0"/>
            <wp:docPr id="22" name="image55.png" descr="relatorio faturamento.png"/>
            <wp:cNvGraphicFramePr/>
            <a:graphic xmlns:a="http://schemas.openxmlformats.org/drawingml/2006/main">
              <a:graphicData uri="http://schemas.openxmlformats.org/drawingml/2006/picture">
                <pic:pic xmlns:pic="http://schemas.openxmlformats.org/drawingml/2006/picture">
                  <pic:nvPicPr>
                    <pic:cNvPr id="0" name="image55.png" descr="relatorio faturamento.png"/>
                    <pic:cNvPicPr preferRelativeResize="0"/>
                  </pic:nvPicPr>
                  <pic:blipFill>
                    <a:blip r:embed="rId21" cstate="print"/>
                    <a:srcRect/>
                    <a:stretch>
                      <a:fillRect/>
                    </a:stretch>
                  </pic:blipFill>
                  <pic:spPr>
                    <a:xfrm>
                      <a:off x="0" y="0"/>
                      <a:ext cx="4314286" cy="2295772"/>
                    </a:xfrm>
                    <a:prstGeom prst="rect">
                      <a:avLst/>
                    </a:prstGeom>
                    <a:ln/>
                  </pic:spPr>
                </pic:pic>
              </a:graphicData>
            </a:graphic>
          </wp:inline>
        </w:drawing>
      </w:r>
      <w:commentRangeEnd w:id="349"/>
      <w:r w:rsidR="0018680F">
        <w:rPr>
          <w:rStyle w:val="Refdecomentrio"/>
        </w:rPr>
        <w:commentReference w:id="349"/>
      </w:r>
    </w:p>
    <w:p w14:paraId="7C8F9E47" w14:textId="77777777" w:rsidR="008D51A1" w:rsidRDefault="002308B9">
      <w:pPr>
        <w:pStyle w:val="Normal1"/>
        <w:jc w:val="both"/>
        <w:rPr>
          <w:b/>
          <w:sz w:val="28"/>
          <w:szCs w:val="28"/>
        </w:rPr>
      </w:pPr>
      <w:r>
        <w:rPr>
          <w:b/>
          <w:sz w:val="28"/>
          <w:szCs w:val="28"/>
        </w:rPr>
        <w:t>(UseCase Description)</w:t>
      </w:r>
    </w:p>
    <w:p w14:paraId="2CB7F325" w14:textId="77777777" w:rsidR="008D51A1" w:rsidRDefault="002308B9">
      <w:pPr>
        <w:pStyle w:val="Normal1"/>
        <w:jc w:val="both"/>
        <w:rPr>
          <w:b/>
          <w:sz w:val="28"/>
          <w:szCs w:val="28"/>
        </w:rPr>
        <w:sectPr w:rsidR="008D51A1">
          <w:type w:val="continuous"/>
          <w:pgSz w:w="11906" w:h="16838"/>
          <w:pgMar w:top="1702" w:right="1133" w:bottom="993" w:left="1701" w:header="0" w:footer="720" w:gutter="0"/>
          <w:cols w:space="720"/>
        </w:sectPr>
      </w:pPr>
      <w:r>
        <w:rPr>
          <w:b/>
          <w:noProof/>
          <w:sz w:val="28"/>
          <w:szCs w:val="28"/>
        </w:rPr>
        <w:drawing>
          <wp:inline distT="0" distB="0" distL="0" distR="0" wp14:anchorId="25F915D1" wp14:editId="5FC6B610">
            <wp:extent cx="5715000" cy="5172392"/>
            <wp:effectExtent l="0" t="0" r="0" b="0"/>
            <wp:docPr id="26" name="image59.png" descr="Emitir Relatório de Faturamento.png"/>
            <wp:cNvGraphicFramePr/>
            <a:graphic xmlns:a="http://schemas.openxmlformats.org/drawingml/2006/main">
              <a:graphicData uri="http://schemas.openxmlformats.org/drawingml/2006/picture">
                <pic:pic xmlns:pic="http://schemas.openxmlformats.org/drawingml/2006/picture">
                  <pic:nvPicPr>
                    <pic:cNvPr id="0" name="image59.png" descr="Emitir Relatório de Faturamento.png"/>
                    <pic:cNvPicPr preferRelativeResize="0"/>
                  </pic:nvPicPr>
                  <pic:blipFill>
                    <a:blip r:embed="rId22" cstate="print"/>
                    <a:srcRect/>
                    <a:stretch>
                      <a:fillRect/>
                    </a:stretch>
                  </pic:blipFill>
                  <pic:spPr>
                    <a:xfrm>
                      <a:off x="0" y="0"/>
                      <a:ext cx="5715000" cy="5172392"/>
                    </a:xfrm>
                    <a:prstGeom prst="rect">
                      <a:avLst/>
                    </a:prstGeom>
                    <a:ln/>
                  </pic:spPr>
                </pic:pic>
              </a:graphicData>
            </a:graphic>
          </wp:inline>
        </w:drawing>
      </w:r>
    </w:p>
    <w:p w14:paraId="27F794E8" w14:textId="77777777" w:rsidR="008D51A1" w:rsidRDefault="002308B9">
      <w:pPr>
        <w:pStyle w:val="Ttulo1"/>
        <w:numPr>
          <w:ilvl w:val="0"/>
          <w:numId w:val="20"/>
        </w:numPr>
        <w:ind w:left="567" w:hanging="567"/>
      </w:pPr>
      <w:bookmarkStart w:id="350" w:name="_19c6y18" w:colFirst="0" w:colLast="0"/>
      <w:bookmarkEnd w:id="350"/>
      <w:r>
        <w:lastRenderedPageBreak/>
        <w:t>Relatório de Tempo Médio (UseCase Diagram)</w:t>
      </w:r>
    </w:p>
    <w:p w14:paraId="6018402D" w14:textId="77777777" w:rsidR="008D51A1" w:rsidRDefault="002308B9">
      <w:pPr>
        <w:pStyle w:val="Normal1"/>
      </w:pPr>
      <w:commentRangeStart w:id="351"/>
      <w:r>
        <w:rPr>
          <w:noProof/>
        </w:rPr>
        <w:drawing>
          <wp:inline distT="0" distB="0" distL="0" distR="0" wp14:anchorId="65436B10" wp14:editId="666F2A30">
            <wp:extent cx="4380953" cy="2842351"/>
            <wp:effectExtent l="0" t="0" r="0" b="0"/>
            <wp:docPr id="24" name="image57.png" descr="relatorio tempo medio.png"/>
            <wp:cNvGraphicFramePr/>
            <a:graphic xmlns:a="http://schemas.openxmlformats.org/drawingml/2006/main">
              <a:graphicData uri="http://schemas.openxmlformats.org/drawingml/2006/picture">
                <pic:pic xmlns:pic="http://schemas.openxmlformats.org/drawingml/2006/picture">
                  <pic:nvPicPr>
                    <pic:cNvPr id="0" name="image57.png" descr="relatorio tempo medio.png"/>
                    <pic:cNvPicPr preferRelativeResize="0"/>
                  </pic:nvPicPr>
                  <pic:blipFill>
                    <a:blip r:embed="rId23" cstate="print"/>
                    <a:srcRect/>
                    <a:stretch>
                      <a:fillRect/>
                    </a:stretch>
                  </pic:blipFill>
                  <pic:spPr>
                    <a:xfrm>
                      <a:off x="0" y="0"/>
                      <a:ext cx="4380953" cy="2842351"/>
                    </a:xfrm>
                    <a:prstGeom prst="rect">
                      <a:avLst/>
                    </a:prstGeom>
                    <a:ln/>
                  </pic:spPr>
                </pic:pic>
              </a:graphicData>
            </a:graphic>
          </wp:inline>
        </w:drawing>
      </w:r>
      <w:commentRangeEnd w:id="351"/>
      <w:r w:rsidR="0018680F">
        <w:rPr>
          <w:rStyle w:val="Refdecomentrio"/>
        </w:rPr>
        <w:commentReference w:id="351"/>
      </w:r>
    </w:p>
    <w:p w14:paraId="1D62EB85" w14:textId="77777777" w:rsidR="008D51A1" w:rsidRDefault="002308B9">
      <w:pPr>
        <w:pStyle w:val="Normal1"/>
        <w:rPr>
          <w:b/>
          <w:sz w:val="28"/>
          <w:szCs w:val="28"/>
        </w:rPr>
        <w:sectPr w:rsidR="008D51A1">
          <w:type w:val="continuous"/>
          <w:pgSz w:w="11906" w:h="16838"/>
          <w:pgMar w:top="1702" w:right="1133" w:bottom="993" w:left="1701" w:header="0" w:footer="720" w:gutter="0"/>
          <w:cols w:space="720"/>
        </w:sectPr>
      </w:pPr>
      <w:r>
        <w:rPr>
          <w:b/>
          <w:sz w:val="28"/>
          <w:szCs w:val="28"/>
        </w:rPr>
        <w:t>(UseCase Description)</w:t>
      </w:r>
      <w:r>
        <w:rPr>
          <w:b/>
          <w:noProof/>
          <w:sz w:val="28"/>
          <w:szCs w:val="28"/>
        </w:rPr>
        <w:drawing>
          <wp:inline distT="0" distB="0" distL="0" distR="0" wp14:anchorId="51B26A6C" wp14:editId="44A99C28">
            <wp:extent cx="5715000" cy="5124767"/>
            <wp:effectExtent l="0" t="0" r="0" b="0"/>
            <wp:docPr id="25" name="image58.png" descr="Emitir Relatório de Tempo Médio.png"/>
            <wp:cNvGraphicFramePr/>
            <a:graphic xmlns:a="http://schemas.openxmlformats.org/drawingml/2006/main">
              <a:graphicData uri="http://schemas.openxmlformats.org/drawingml/2006/picture">
                <pic:pic xmlns:pic="http://schemas.openxmlformats.org/drawingml/2006/picture">
                  <pic:nvPicPr>
                    <pic:cNvPr id="0" name="image58.png" descr="Emitir Relatório de Tempo Médio.png"/>
                    <pic:cNvPicPr preferRelativeResize="0"/>
                  </pic:nvPicPr>
                  <pic:blipFill>
                    <a:blip r:embed="rId24" cstate="print"/>
                    <a:srcRect/>
                    <a:stretch>
                      <a:fillRect/>
                    </a:stretch>
                  </pic:blipFill>
                  <pic:spPr>
                    <a:xfrm>
                      <a:off x="0" y="0"/>
                      <a:ext cx="5715000" cy="5124767"/>
                    </a:xfrm>
                    <a:prstGeom prst="rect">
                      <a:avLst/>
                    </a:prstGeom>
                    <a:ln/>
                  </pic:spPr>
                </pic:pic>
              </a:graphicData>
            </a:graphic>
          </wp:inline>
        </w:drawing>
      </w:r>
    </w:p>
    <w:p w14:paraId="76F219BE" w14:textId="77777777" w:rsidR="008D51A1" w:rsidRDefault="002308B9">
      <w:pPr>
        <w:pStyle w:val="Ttulo1"/>
        <w:numPr>
          <w:ilvl w:val="0"/>
          <w:numId w:val="20"/>
        </w:numPr>
        <w:ind w:left="567" w:hanging="567"/>
      </w:pPr>
      <w:bookmarkStart w:id="352" w:name="_3tbugp1" w:colFirst="0" w:colLast="0"/>
      <w:bookmarkEnd w:id="352"/>
      <w:r>
        <w:lastRenderedPageBreak/>
        <w:t>Relatório Número de Serviços (UseCase Diagram)</w:t>
      </w:r>
    </w:p>
    <w:p w14:paraId="40D2725A" w14:textId="77777777" w:rsidR="008D51A1" w:rsidRDefault="002308B9">
      <w:pPr>
        <w:pStyle w:val="Normal1"/>
      </w:pPr>
      <w:commentRangeStart w:id="353"/>
      <w:r>
        <w:rPr>
          <w:noProof/>
        </w:rPr>
        <w:drawing>
          <wp:inline distT="0" distB="0" distL="0" distR="0" wp14:anchorId="39D88C17" wp14:editId="438314DD">
            <wp:extent cx="3933334" cy="2695746"/>
            <wp:effectExtent l="0" t="0" r="0" b="0"/>
            <wp:docPr id="27" name="image60.png" descr="relatorio numero de serviços.png"/>
            <wp:cNvGraphicFramePr/>
            <a:graphic xmlns:a="http://schemas.openxmlformats.org/drawingml/2006/main">
              <a:graphicData uri="http://schemas.openxmlformats.org/drawingml/2006/picture">
                <pic:pic xmlns:pic="http://schemas.openxmlformats.org/drawingml/2006/picture">
                  <pic:nvPicPr>
                    <pic:cNvPr id="0" name="image60.png" descr="relatorio numero de serviços.png"/>
                    <pic:cNvPicPr preferRelativeResize="0"/>
                  </pic:nvPicPr>
                  <pic:blipFill>
                    <a:blip r:embed="rId25" cstate="print"/>
                    <a:srcRect/>
                    <a:stretch>
                      <a:fillRect/>
                    </a:stretch>
                  </pic:blipFill>
                  <pic:spPr>
                    <a:xfrm>
                      <a:off x="0" y="0"/>
                      <a:ext cx="3933334" cy="2695746"/>
                    </a:xfrm>
                    <a:prstGeom prst="rect">
                      <a:avLst/>
                    </a:prstGeom>
                    <a:ln/>
                  </pic:spPr>
                </pic:pic>
              </a:graphicData>
            </a:graphic>
          </wp:inline>
        </w:drawing>
      </w:r>
      <w:commentRangeEnd w:id="353"/>
      <w:r w:rsidR="0018680F">
        <w:rPr>
          <w:rStyle w:val="Refdecomentrio"/>
        </w:rPr>
        <w:commentReference w:id="353"/>
      </w:r>
    </w:p>
    <w:p w14:paraId="6479C8ED" w14:textId="77777777" w:rsidR="008D51A1" w:rsidRDefault="002308B9">
      <w:pPr>
        <w:pStyle w:val="Normal1"/>
        <w:rPr>
          <w:b/>
          <w:sz w:val="28"/>
          <w:szCs w:val="28"/>
        </w:rPr>
      </w:pPr>
      <w:r>
        <w:rPr>
          <w:b/>
          <w:sz w:val="28"/>
          <w:szCs w:val="28"/>
        </w:rPr>
        <w:t>(UseCase Description)</w:t>
      </w:r>
      <w:r>
        <w:rPr>
          <w:b/>
          <w:noProof/>
          <w:sz w:val="28"/>
          <w:szCs w:val="28"/>
        </w:rPr>
        <w:drawing>
          <wp:inline distT="0" distB="0" distL="0" distR="0" wp14:anchorId="16C43934" wp14:editId="00D34E58">
            <wp:extent cx="5350165" cy="5055907"/>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cstate="print"/>
                    <a:srcRect/>
                    <a:stretch>
                      <a:fillRect/>
                    </a:stretch>
                  </pic:blipFill>
                  <pic:spPr>
                    <a:xfrm>
                      <a:off x="0" y="0"/>
                      <a:ext cx="5350165" cy="5055907"/>
                    </a:xfrm>
                    <a:prstGeom prst="rect">
                      <a:avLst/>
                    </a:prstGeom>
                    <a:ln/>
                  </pic:spPr>
                </pic:pic>
              </a:graphicData>
            </a:graphic>
          </wp:inline>
        </w:drawing>
      </w:r>
    </w:p>
    <w:p w14:paraId="2F1E0AF5" w14:textId="77777777" w:rsidR="008D51A1" w:rsidRDefault="002308B9">
      <w:pPr>
        <w:pStyle w:val="Normal1"/>
        <w:widowControl w:val="0"/>
        <w:pBdr>
          <w:top w:val="nil"/>
          <w:left w:val="nil"/>
          <w:bottom w:val="nil"/>
          <w:right w:val="nil"/>
          <w:between w:val="nil"/>
        </w:pBdr>
        <w:spacing w:after="0" w:line="276" w:lineRule="auto"/>
        <w:rPr>
          <w:b/>
          <w:sz w:val="28"/>
          <w:szCs w:val="28"/>
        </w:rPr>
        <w:sectPr w:rsidR="008D51A1">
          <w:type w:val="continuous"/>
          <w:pgSz w:w="11906" w:h="16838"/>
          <w:pgMar w:top="1702" w:right="1133" w:bottom="993" w:left="1701" w:header="0" w:footer="720" w:gutter="0"/>
          <w:cols w:space="720"/>
        </w:sectPr>
      </w:pPr>
      <w:r>
        <w:br w:type="page"/>
      </w:r>
    </w:p>
    <w:p w14:paraId="2E973132" w14:textId="77777777" w:rsidR="008D51A1" w:rsidRDefault="002308B9">
      <w:pPr>
        <w:pStyle w:val="Ttulo1"/>
        <w:numPr>
          <w:ilvl w:val="0"/>
          <w:numId w:val="20"/>
        </w:numPr>
        <w:ind w:left="567" w:hanging="567"/>
      </w:pPr>
      <w:bookmarkStart w:id="354" w:name="_28h4qwu" w:colFirst="0" w:colLast="0"/>
      <w:bookmarkEnd w:id="354"/>
      <w:r>
        <w:lastRenderedPageBreak/>
        <w:t>Entregar Serviço (UseCase Diagram)</w:t>
      </w:r>
      <w:commentRangeStart w:id="355"/>
      <w:r>
        <w:rPr>
          <w:noProof/>
        </w:rPr>
        <w:drawing>
          <wp:inline distT="0" distB="0" distL="0" distR="0" wp14:anchorId="45714043" wp14:editId="24BB3052">
            <wp:extent cx="4038600" cy="2343467"/>
            <wp:effectExtent l="0" t="0" r="0" b="0"/>
            <wp:docPr id="29" name="image62.png" descr="12342576entregar serviço.png"/>
            <wp:cNvGraphicFramePr/>
            <a:graphic xmlns:a="http://schemas.openxmlformats.org/drawingml/2006/main">
              <a:graphicData uri="http://schemas.openxmlformats.org/drawingml/2006/picture">
                <pic:pic xmlns:pic="http://schemas.openxmlformats.org/drawingml/2006/picture">
                  <pic:nvPicPr>
                    <pic:cNvPr id="0" name="image62.png" descr="12342576entregar serviço.png"/>
                    <pic:cNvPicPr preferRelativeResize="0"/>
                  </pic:nvPicPr>
                  <pic:blipFill>
                    <a:blip r:embed="rId27" cstate="print"/>
                    <a:srcRect/>
                    <a:stretch>
                      <a:fillRect/>
                    </a:stretch>
                  </pic:blipFill>
                  <pic:spPr>
                    <a:xfrm>
                      <a:off x="0" y="0"/>
                      <a:ext cx="4038600" cy="2343467"/>
                    </a:xfrm>
                    <a:prstGeom prst="rect">
                      <a:avLst/>
                    </a:prstGeom>
                    <a:ln/>
                  </pic:spPr>
                </pic:pic>
              </a:graphicData>
            </a:graphic>
          </wp:inline>
        </w:drawing>
      </w:r>
      <w:commentRangeEnd w:id="355"/>
      <w:r w:rsidR="0018680F">
        <w:rPr>
          <w:rStyle w:val="Refdecomentrio"/>
          <w:b w:val="0"/>
        </w:rPr>
        <w:commentReference w:id="355"/>
      </w:r>
    </w:p>
    <w:p w14:paraId="79471CFC" w14:textId="77777777" w:rsidR="008D51A1" w:rsidRDefault="002308B9">
      <w:pPr>
        <w:pStyle w:val="Normal1"/>
        <w:rPr>
          <w:b/>
          <w:sz w:val="28"/>
          <w:szCs w:val="28"/>
        </w:rPr>
      </w:pPr>
      <w:r>
        <w:rPr>
          <w:b/>
          <w:sz w:val="28"/>
          <w:szCs w:val="28"/>
        </w:rPr>
        <w:t>(UseCase Description)</w:t>
      </w:r>
      <w:r>
        <w:rPr>
          <w:b/>
          <w:noProof/>
          <w:sz w:val="28"/>
          <w:szCs w:val="28"/>
        </w:rPr>
        <w:drawing>
          <wp:inline distT="0" distB="0" distL="0" distR="0" wp14:anchorId="3C3980E6" wp14:editId="0512B97F">
            <wp:extent cx="5714286" cy="5514286"/>
            <wp:effectExtent l="0" t="0" r="0" b="0"/>
            <wp:docPr id="30" name="image63.png" descr="entregar serviço.png"/>
            <wp:cNvGraphicFramePr/>
            <a:graphic xmlns:a="http://schemas.openxmlformats.org/drawingml/2006/main">
              <a:graphicData uri="http://schemas.openxmlformats.org/drawingml/2006/picture">
                <pic:pic xmlns:pic="http://schemas.openxmlformats.org/drawingml/2006/picture">
                  <pic:nvPicPr>
                    <pic:cNvPr id="0" name="image63.png" descr="entregar serviço.png"/>
                    <pic:cNvPicPr preferRelativeResize="0"/>
                  </pic:nvPicPr>
                  <pic:blipFill>
                    <a:blip r:embed="rId28" cstate="print"/>
                    <a:srcRect/>
                    <a:stretch>
                      <a:fillRect/>
                    </a:stretch>
                  </pic:blipFill>
                  <pic:spPr>
                    <a:xfrm>
                      <a:off x="0" y="0"/>
                      <a:ext cx="5714286" cy="5514286"/>
                    </a:xfrm>
                    <a:prstGeom prst="rect">
                      <a:avLst/>
                    </a:prstGeom>
                    <a:ln/>
                  </pic:spPr>
                </pic:pic>
              </a:graphicData>
            </a:graphic>
          </wp:inline>
        </w:drawing>
      </w:r>
    </w:p>
    <w:p w14:paraId="382FD6E0" w14:textId="77777777" w:rsidR="008D51A1" w:rsidRDefault="002308B9">
      <w:pPr>
        <w:pStyle w:val="Ttulo1"/>
        <w:numPr>
          <w:ilvl w:val="0"/>
          <w:numId w:val="20"/>
        </w:numPr>
        <w:ind w:left="567" w:hanging="567"/>
      </w:pPr>
      <w:bookmarkStart w:id="356" w:name="_nmf14n" w:colFirst="0" w:colLast="0"/>
      <w:bookmarkEnd w:id="356"/>
      <w:r>
        <w:lastRenderedPageBreak/>
        <w:t>Receber Pagamento (UseCase Diagram)</w:t>
      </w:r>
    </w:p>
    <w:p w14:paraId="1E53156F" w14:textId="3E475631" w:rsidR="008D51A1" w:rsidRDefault="002308B9">
      <w:pPr>
        <w:pStyle w:val="Normal1"/>
        <w:rPr>
          <w:b/>
          <w:sz w:val="28"/>
          <w:szCs w:val="28"/>
        </w:rPr>
      </w:pPr>
      <w:commentRangeStart w:id="357"/>
      <w:r>
        <w:rPr>
          <w:noProof/>
        </w:rPr>
        <w:drawing>
          <wp:inline distT="0" distB="0" distL="0" distR="0" wp14:anchorId="3A62EA9E" wp14:editId="7FCF930D">
            <wp:extent cx="4495800" cy="2695892"/>
            <wp:effectExtent l="0" t="0" r="0" b="0"/>
            <wp:docPr id="31" name="image64.png" descr="dfg.png"/>
            <wp:cNvGraphicFramePr/>
            <a:graphic xmlns:a="http://schemas.openxmlformats.org/drawingml/2006/main">
              <a:graphicData uri="http://schemas.openxmlformats.org/drawingml/2006/picture">
                <pic:pic xmlns:pic="http://schemas.openxmlformats.org/drawingml/2006/picture">
                  <pic:nvPicPr>
                    <pic:cNvPr id="0" name="image64.png" descr="dfg.png"/>
                    <pic:cNvPicPr preferRelativeResize="0"/>
                  </pic:nvPicPr>
                  <pic:blipFill>
                    <a:blip r:embed="rId29" cstate="print"/>
                    <a:srcRect/>
                    <a:stretch>
                      <a:fillRect/>
                    </a:stretch>
                  </pic:blipFill>
                  <pic:spPr>
                    <a:xfrm>
                      <a:off x="0" y="0"/>
                      <a:ext cx="4495800" cy="2695892"/>
                    </a:xfrm>
                    <a:prstGeom prst="rect">
                      <a:avLst/>
                    </a:prstGeom>
                    <a:ln/>
                  </pic:spPr>
                </pic:pic>
              </a:graphicData>
            </a:graphic>
          </wp:inline>
        </w:drawing>
      </w:r>
      <w:commentRangeEnd w:id="357"/>
      <w:r w:rsidR="00F23FA9">
        <w:rPr>
          <w:rStyle w:val="Refdecomentrio"/>
        </w:rPr>
        <w:commentReference w:id="357"/>
      </w:r>
      <w:r>
        <w:rPr>
          <w:b/>
          <w:sz w:val="28"/>
          <w:szCs w:val="28"/>
        </w:rPr>
        <w:t xml:space="preserve"> (UseCase Discription)</w:t>
      </w:r>
      <w:r>
        <w:rPr>
          <w:b/>
          <w:noProof/>
          <w:sz w:val="28"/>
          <w:szCs w:val="28"/>
        </w:rPr>
        <w:drawing>
          <wp:inline distT="0" distB="0" distL="0" distR="0" wp14:anchorId="594949E4" wp14:editId="6BA48685">
            <wp:extent cx="5714286" cy="5400000"/>
            <wp:effectExtent l="0" t="0" r="0" b="0"/>
            <wp:docPr id="32" name="image65.png" descr="Receber Pagamento.png"/>
            <wp:cNvGraphicFramePr/>
            <a:graphic xmlns:a="http://schemas.openxmlformats.org/drawingml/2006/main">
              <a:graphicData uri="http://schemas.openxmlformats.org/drawingml/2006/picture">
                <pic:pic xmlns:pic="http://schemas.openxmlformats.org/drawingml/2006/picture">
                  <pic:nvPicPr>
                    <pic:cNvPr id="0" name="image65.png" descr="Receber Pagamento.png"/>
                    <pic:cNvPicPr preferRelativeResize="0"/>
                  </pic:nvPicPr>
                  <pic:blipFill>
                    <a:blip r:embed="rId30" cstate="print"/>
                    <a:srcRect/>
                    <a:stretch>
                      <a:fillRect/>
                    </a:stretch>
                  </pic:blipFill>
                  <pic:spPr>
                    <a:xfrm>
                      <a:off x="0" y="0"/>
                      <a:ext cx="5714286" cy="5400000"/>
                    </a:xfrm>
                    <a:prstGeom prst="rect">
                      <a:avLst/>
                    </a:prstGeom>
                    <a:ln/>
                  </pic:spPr>
                </pic:pic>
              </a:graphicData>
            </a:graphic>
          </wp:inline>
        </w:drawing>
      </w:r>
      <w:r w:rsidR="00893E16">
        <w:rPr>
          <w:noProof/>
        </w:rPr>
        <w:pict w14:anchorId="58E758D2">
          <v:shape id="_x0000_s1026" style="position:absolute;margin-left:2pt;margin-top:732pt;width:685.85pt;height:25.15pt;z-index:-251658240;visibility:visible;mso-wrap-style:square;mso-wrap-distance-left:9pt;mso-wrap-distance-top:0;mso-wrap-distance-right:9pt;mso-wrap-distance-bottom:0;mso-position-horizontal:absolute;mso-position-horizontal-relative:margin;mso-position-vertical:absolute;mso-position-vertical-relative:text;v-text-anchor:top" coordsize="8700770,309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" adj="-11796480,,5400" path="m,l,309880r8700770,l8700770,,,xe" stroked="f">
            <v:stroke joinstyle="miter"/>
            <v:formulas/>
            <v:path arrowok="t" o:extrusionok="f" o:connecttype="segments" textboxrect="0,0,8700770,309880"/>
            <v:textbox inset="7pt,3pt,7pt,3pt">
              <w:txbxContent>
                <w:p w14:paraId="795941A4" w14:textId="77777777" w:rsidR="00FA74CE" w:rsidRDefault="00FA74CE">
                  <w:pPr>
                    <w:spacing w:line="258" w:lineRule="auto"/>
                    <w:textDirection w:val="btLr"/>
                  </w:pPr>
                </w:p>
              </w:txbxContent>
            </v:textbox>
            <w10:wrap type="topAndBottom" anchorx="margin"/>
          </v:shape>
        </w:pict>
      </w:r>
    </w:p>
    <w:p w14:paraId="746A16CB" w14:textId="77777777" w:rsidR="008D51A1" w:rsidRDefault="002308B9">
      <w:pPr>
        <w:pStyle w:val="Ttulo1"/>
        <w:numPr>
          <w:ilvl w:val="0"/>
          <w:numId w:val="20"/>
        </w:numPr>
        <w:ind w:left="737" w:hanging="737"/>
      </w:pPr>
      <w:bookmarkStart w:id="358" w:name="_37m2jsg" w:colFirst="0" w:colLast="0"/>
      <w:bookmarkEnd w:id="358"/>
      <w:r>
        <w:lastRenderedPageBreak/>
        <w:t>Relatório Serviços a Prazo ( UseCase Diagram)</w:t>
      </w:r>
    </w:p>
    <w:p w14:paraId="24F950ED" w14:textId="77777777" w:rsidR="008D51A1" w:rsidRDefault="002308B9">
      <w:pPr>
        <w:pStyle w:val="Normal1"/>
      </w:pPr>
      <w:commentRangeStart w:id="359"/>
      <w:r>
        <w:rPr>
          <w:noProof/>
        </w:rPr>
        <w:drawing>
          <wp:inline distT="0" distB="0" distL="0" distR="0" wp14:anchorId="6D5D5B6C" wp14:editId="31892ACF">
            <wp:extent cx="4122639" cy="2584226"/>
            <wp:effectExtent l="0" t="0" r="0" b="0"/>
            <wp:docPr id="33" name="image66.png" descr="relatorio serviços a prazo.png"/>
            <wp:cNvGraphicFramePr/>
            <a:graphic xmlns:a="http://schemas.openxmlformats.org/drawingml/2006/main">
              <a:graphicData uri="http://schemas.openxmlformats.org/drawingml/2006/picture">
                <pic:pic xmlns:pic="http://schemas.openxmlformats.org/drawingml/2006/picture">
                  <pic:nvPicPr>
                    <pic:cNvPr id="0" name="image66.png" descr="relatorio serviços a prazo.png"/>
                    <pic:cNvPicPr preferRelativeResize="0"/>
                  </pic:nvPicPr>
                  <pic:blipFill>
                    <a:blip r:embed="rId31" cstate="print"/>
                    <a:srcRect/>
                    <a:stretch>
                      <a:fillRect/>
                    </a:stretch>
                  </pic:blipFill>
                  <pic:spPr>
                    <a:xfrm>
                      <a:off x="0" y="0"/>
                      <a:ext cx="4122639" cy="2584226"/>
                    </a:xfrm>
                    <a:prstGeom prst="rect">
                      <a:avLst/>
                    </a:prstGeom>
                    <a:ln/>
                  </pic:spPr>
                </pic:pic>
              </a:graphicData>
            </a:graphic>
          </wp:inline>
        </w:drawing>
      </w:r>
      <w:commentRangeEnd w:id="359"/>
      <w:r w:rsidR="00B75F0D">
        <w:rPr>
          <w:rStyle w:val="Refdecomentrio"/>
        </w:rPr>
        <w:commentReference w:id="359"/>
      </w:r>
    </w:p>
    <w:p w14:paraId="0BA24C39" w14:textId="77777777" w:rsidR="008D51A1" w:rsidRDefault="002308B9">
      <w:pPr>
        <w:pStyle w:val="Normal1"/>
        <w:rPr>
          <w:b/>
          <w:sz w:val="28"/>
          <w:szCs w:val="28"/>
        </w:rPr>
      </w:pPr>
      <w:r>
        <w:rPr>
          <w:b/>
          <w:sz w:val="28"/>
          <w:szCs w:val="28"/>
        </w:rPr>
        <w:t xml:space="preserve">(UseCase Description) </w:t>
      </w:r>
      <w:r>
        <w:rPr>
          <w:b/>
          <w:noProof/>
          <w:sz w:val="28"/>
          <w:szCs w:val="28"/>
        </w:rPr>
        <w:drawing>
          <wp:inline distT="0" distB="0" distL="0" distR="0" wp14:anchorId="763C0251" wp14:editId="7731C353">
            <wp:extent cx="6086475" cy="5115242"/>
            <wp:effectExtent l="0" t="0" r="0" b="0"/>
            <wp:docPr id="34" name="image67.png" descr="Emitir Relatório de Serviços a Prazo.png"/>
            <wp:cNvGraphicFramePr/>
            <a:graphic xmlns:a="http://schemas.openxmlformats.org/drawingml/2006/main">
              <a:graphicData uri="http://schemas.openxmlformats.org/drawingml/2006/picture">
                <pic:pic xmlns:pic="http://schemas.openxmlformats.org/drawingml/2006/picture">
                  <pic:nvPicPr>
                    <pic:cNvPr id="0" name="image67.png" descr="Emitir Relatório de Serviços a Prazo.png"/>
                    <pic:cNvPicPr preferRelativeResize="0"/>
                  </pic:nvPicPr>
                  <pic:blipFill>
                    <a:blip r:embed="rId32" cstate="print"/>
                    <a:srcRect/>
                    <a:stretch>
                      <a:fillRect/>
                    </a:stretch>
                  </pic:blipFill>
                  <pic:spPr>
                    <a:xfrm>
                      <a:off x="0" y="0"/>
                      <a:ext cx="6086475" cy="5115242"/>
                    </a:xfrm>
                    <a:prstGeom prst="rect">
                      <a:avLst/>
                    </a:prstGeom>
                    <a:ln/>
                  </pic:spPr>
                </pic:pic>
              </a:graphicData>
            </a:graphic>
          </wp:inline>
        </w:drawing>
      </w:r>
    </w:p>
    <w:p w14:paraId="6C52DC0E" w14:textId="77777777" w:rsidR="008D51A1" w:rsidRDefault="002308B9">
      <w:pPr>
        <w:pStyle w:val="Ttulo1"/>
        <w:numPr>
          <w:ilvl w:val="0"/>
          <w:numId w:val="20"/>
        </w:numPr>
        <w:ind w:left="737" w:hanging="737"/>
        <w:jc w:val="both"/>
      </w:pPr>
      <w:r>
        <w:lastRenderedPageBreak/>
        <w:t>Relatório Clientes Atendidos ( UseCase Diagram)</w:t>
      </w:r>
    </w:p>
    <w:p w14:paraId="41D0EB83" w14:textId="77777777" w:rsidR="008D51A1" w:rsidRDefault="002308B9">
      <w:pPr>
        <w:pStyle w:val="Normal1"/>
        <w:jc w:val="both"/>
      </w:pPr>
      <w:commentRangeStart w:id="360"/>
      <w:r>
        <w:rPr>
          <w:noProof/>
        </w:rPr>
        <w:drawing>
          <wp:inline distT="0" distB="0" distL="0" distR="0" wp14:anchorId="4B1F488E" wp14:editId="0A2F3DBD">
            <wp:extent cx="4318680" cy="2469906"/>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cstate="print"/>
                    <a:srcRect/>
                    <a:stretch>
                      <a:fillRect/>
                    </a:stretch>
                  </pic:blipFill>
                  <pic:spPr>
                    <a:xfrm>
                      <a:off x="0" y="0"/>
                      <a:ext cx="4318680" cy="2469906"/>
                    </a:xfrm>
                    <a:prstGeom prst="rect">
                      <a:avLst/>
                    </a:prstGeom>
                    <a:ln/>
                  </pic:spPr>
                </pic:pic>
              </a:graphicData>
            </a:graphic>
          </wp:inline>
        </w:drawing>
      </w:r>
      <w:commentRangeEnd w:id="360"/>
      <w:r w:rsidR="00B75F0D">
        <w:rPr>
          <w:rStyle w:val="Refdecomentrio"/>
        </w:rPr>
        <w:commentReference w:id="360"/>
      </w:r>
    </w:p>
    <w:p w14:paraId="06E7E61F" w14:textId="77777777" w:rsidR="008D51A1" w:rsidRDefault="002308B9">
      <w:pPr>
        <w:pStyle w:val="Normal1"/>
        <w:jc w:val="both"/>
      </w:pPr>
      <w:r>
        <w:rPr>
          <w:b/>
          <w:sz w:val="28"/>
          <w:szCs w:val="28"/>
        </w:rPr>
        <w:t>(UseCase Description)</w:t>
      </w:r>
    </w:p>
    <w:p w14:paraId="0973EB76" w14:textId="77777777" w:rsidR="008D51A1" w:rsidRDefault="002308B9">
      <w:pPr>
        <w:pStyle w:val="Normal1"/>
        <w:jc w:val="both"/>
      </w:pPr>
      <w:r>
        <w:rPr>
          <w:noProof/>
        </w:rPr>
        <w:drawing>
          <wp:inline distT="0" distB="0" distL="0" distR="0" wp14:anchorId="51604072" wp14:editId="74952582">
            <wp:extent cx="5714286" cy="5438095"/>
            <wp:effectExtent l="0" t="0" r="0" b="0"/>
            <wp:docPr id="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cstate="print"/>
                    <a:srcRect/>
                    <a:stretch>
                      <a:fillRect/>
                    </a:stretch>
                  </pic:blipFill>
                  <pic:spPr>
                    <a:xfrm>
                      <a:off x="0" y="0"/>
                      <a:ext cx="5714286" cy="5438095"/>
                    </a:xfrm>
                    <a:prstGeom prst="rect">
                      <a:avLst/>
                    </a:prstGeom>
                    <a:ln/>
                  </pic:spPr>
                </pic:pic>
              </a:graphicData>
            </a:graphic>
          </wp:inline>
        </w:drawing>
      </w:r>
    </w:p>
    <w:p w14:paraId="3F1CCA2F" w14:textId="77777777" w:rsidR="008D51A1" w:rsidRDefault="002308B9">
      <w:pPr>
        <w:pStyle w:val="Ttulo1"/>
        <w:numPr>
          <w:ilvl w:val="0"/>
          <w:numId w:val="20"/>
        </w:numPr>
        <w:ind w:left="737" w:hanging="737"/>
        <w:jc w:val="both"/>
      </w:pPr>
      <w:commentRangeStart w:id="361"/>
      <w:r>
        <w:lastRenderedPageBreak/>
        <w:t>Caso de Uso Geral do Sistema ( UseCase Diagram)</w:t>
      </w:r>
      <w:commentRangeEnd w:id="361"/>
      <w:r w:rsidR="00B75F0D">
        <w:rPr>
          <w:rStyle w:val="Refdecomentrio"/>
          <w:b w:val="0"/>
        </w:rPr>
        <w:commentReference w:id="361"/>
      </w:r>
    </w:p>
    <w:p w14:paraId="4E854F61" w14:textId="77777777" w:rsidR="008D51A1" w:rsidRDefault="002308B9">
      <w:pPr>
        <w:pStyle w:val="Normal1"/>
      </w:pPr>
      <w:r>
        <w:rPr>
          <w:noProof/>
        </w:rPr>
        <w:drawing>
          <wp:inline distT="0" distB="0" distL="0" distR="0" wp14:anchorId="18CCF31A" wp14:editId="0996DE20">
            <wp:extent cx="5760720" cy="350456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cstate="print"/>
                    <a:srcRect/>
                    <a:stretch>
                      <a:fillRect/>
                    </a:stretch>
                  </pic:blipFill>
                  <pic:spPr>
                    <a:xfrm>
                      <a:off x="0" y="0"/>
                      <a:ext cx="5760720" cy="3504565"/>
                    </a:xfrm>
                    <a:prstGeom prst="rect">
                      <a:avLst/>
                    </a:prstGeom>
                    <a:ln/>
                  </pic:spPr>
                </pic:pic>
              </a:graphicData>
            </a:graphic>
          </wp:inline>
        </w:drawing>
      </w:r>
    </w:p>
    <w:p w14:paraId="6B432210" w14:textId="77777777" w:rsidR="008D51A1" w:rsidRDefault="002308B9">
      <w:pPr>
        <w:pStyle w:val="Normal1"/>
      </w:pPr>
      <w:r>
        <w:br w:type="page"/>
      </w:r>
    </w:p>
    <w:p w14:paraId="097EBA40" w14:textId="77777777" w:rsidR="008D51A1" w:rsidRDefault="002308B9">
      <w:pPr>
        <w:pStyle w:val="Ttulo1"/>
        <w:numPr>
          <w:ilvl w:val="0"/>
          <w:numId w:val="20"/>
        </w:numPr>
        <w:ind w:left="737" w:hanging="737"/>
        <w:jc w:val="both"/>
      </w:pPr>
      <w:r>
        <w:lastRenderedPageBreak/>
        <w:t>Diagrama de Classes Geral do Sistema (Class Diagram)</w:t>
      </w:r>
    </w:p>
    <w:p w14:paraId="5DBBD53B" w14:textId="77777777" w:rsidR="008D51A1" w:rsidRDefault="002308B9">
      <w:pPr>
        <w:pStyle w:val="Normal1"/>
        <w:ind w:left="-426" w:right="-1133"/>
      </w:pPr>
      <w:r>
        <w:br w:type="page"/>
      </w:r>
      <w:r>
        <w:rPr>
          <w:noProof/>
        </w:rPr>
        <w:drawing>
          <wp:anchor distT="0" distB="0" distL="0" distR="0" simplePos="0" relativeHeight="251657216" behindDoc="0" locked="0" layoutInCell="1" allowOverlap="1" wp14:anchorId="7BD43582" wp14:editId="1715ABCC">
            <wp:simplePos x="0" y="0"/>
            <wp:positionH relativeFrom="margin">
              <wp:posOffset>-914542</wp:posOffset>
            </wp:positionH>
            <wp:positionV relativeFrom="paragraph">
              <wp:posOffset>19050</wp:posOffset>
            </wp:positionV>
            <wp:extent cx="7239143" cy="5601017"/>
            <wp:effectExtent l="0" t="0" r="0" b="0"/>
            <wp:wrapSquare wrapText="bothSides" distT="0" distB="0" distL="0" distR="0"/>
            <wp:docPr id="2" name="image34.png" descr="C:\Users\Aluno\Desktop\diagrama de classs.png"/>
            <wp:cNvGraphicFramePr/>
            <a:graphic xmlns:a="http://schemas.openxmlformats.org/drawingml/2006/main">
              <a:graphicData uri="http://schemas.openxmlformats.org/drawingml/2006/picture">
                <pic:pic xmlns:pic="http://schemas.openxmlformats.org/drawingml/2006/picture">
                  <pic:nvPicPr>
                    <pic:cNvPr id="0" name="image34.png" descr="C:\Users\Aluno\Desktop\diagrama de classs.png"/>
                    <pic:cNvPicPr preferRelativeResize="0"/>
                  </pic:nvPicPr>
                  <pic:blipFill>
                    <a:blip r:embed="rId36" cstate="print"/>
                    <a:srcRect/>
                    <a:stretch>
                      <a:fillRect/>
                    </a:stretch>
                  </pic:blipFill>
                  <pic:spPr>
                    <a:xfrm>
                      <a:off x="0" y="0"/>
                      <a:ext cx="7239143" cy="5601017"/>
                    </a:xfrm>
                    <a:prstGeom prst="rect">
                      <a:avLst/>
                    </a:prstGeom>
                    <a:ln/>
                  </pic:spPr>
                </pic:pic>
              </a:graphicData>
            </a:graphic>
          </wp:anchor>
        </w:drawing>
      </w:r>
    </w:p>
    <w:p w14:paraId="09F02A2E" w14:textId="77777777" w:rsidR="008D51A1" w:rsidRDefault="002308B9">
      <w:pPr>
        <w:pStyle w:val="Ttulo1"/>
        <w:numPr>
          <w:ilvl w:val="0"/>
          <w:numId w:val="20"/>
        </w:numPr>
        <w:ind w:left="737" w:hanging="737"/>
        <w:jc w:val="both"/>
      </w:pPr>
      <w:commentRangeStart w:id="362"/>
      <w:r>
        <w:lastRenderedPageBreak/>
        <w:t>Incluir Ordem de Serviço (Sequence Diagram)</w:t>
      </w:r>
      <w:commentRangeEnd w:id="362"/>
      <w:r w:rsidR="002E097B">
        <w:rPr>
          <w:rStyle w:val="Refdecomentrio"/>
          <w:b w:val="0"/>
        </w:rPr>
        <w:commentReference w:id="362"/>
      </w:r>
    </w:p>
    <w:p w14:paraId="5D8ECFD8" w14:textId="77777777" w:rsidR="008D51A1" w:rsidRDefault="008D51A1">
      <w:pPr>
        <w:pStyle w:val="Normal1"/>
      </w:pPr>
    </w:p>
    <w:p w14:paraId="4AC886F5" w14:textId="77777777" w:rsidR="008D51A1" w:rsidRDefault="002308B9">
      <w:pPr>
        <w:pStyle w:val="Normal1"/>
      </w:pPr>
      <w:r>
        <w:rPr>
          <w:noProof/>
        </w:rPr>
        <w:drawing>
          <wp:inline distT="0" distB="0" distL="0" distR="0" wp14:anchorId="356C766B" wp14:editId="1D07C163">
            <wp:extent cx="5760720" cy="2740025"/>
            <wp:effectExtent l="0" t="0" r="0" b="0"/>
            <wp:docPr id="9" name="image42.png" descr="Uma imagem contendo captura de tela&#10;&#10;Descrição gerada com muito alta confiança"/>
            <wp:cNvGraphicFramePr/>
            <a:graphic xmlns:a="http://schemas.openxmlformats.org/drawingml/2006/main">
              <a:graphicData uri="http://schemas.openxmlformats.org/drawingml/2006/picture">
                <pic:pic xmlns:pic="http://schemas.openxmlformats.org/drawingml/2006/picture">
                  <pic:nvPicPr>
                    <pic:cNvPr id="0" name="image42.png" descr="Uma imagem contendo captura de tela&#10;&#10;Descrição gerada com muito alta confiança"/>
                    <pic:cNvPicPr preferRelativeResize="0"/>
                  </pic:nvPicPr>
                  <pic:blipFill>
                    <a:blip r:embed="rId37" cstate="print"/>
                    <a:srcRect/>
                    <a:stretch>
                      <a:fillRect/>
                    </a:stretch>
                  </pic:blipFill>
                  <pic:spPr>
                    <a:xfrm>
                      <a:off x="0" y="0"/>
                      <a:ext cx="5760720" cy="2740025"/>
                    </a:xfrm>
                    <a:prstGeom prst="rect">
                      <a:avLst/>
                    </a:prstGeom>
                    <a:ln/>
                  </pic:spPr>
                </pic:pic>
              </a:graphicData>
            </a:graphic>
          </wp:inline>
        </w:drawing>
      </w:r>
    </w:p>
    <w:p w14:paraId="09EE37A7" w14:textId="77777777" w:rsidR="008D51A1" w:rsidRDefault="008D51A1">
      <w:pPr>
        <w:pStyle w:val="Normal1"/>
      </w:pPr>
    </w:p>
    <w:p w14:paraId="12D9C28F" w14:textId="77777777" w:rsidR="008D51A1" w:rsidRDefault="002308B9">
      <w:pPr>
        <w:pStyle w:val="Normal1"/>
      </w:pPr>
      <w:r>
        <w:br w:type="page"/>
      </w:r>
      <w:r w:rsidR="002E097B">
        <w:rPr>
          <w:rStyle w:val="Refdecomentrio"/>
        </w:rPr>
        <w:commentReference w:id="363"/>
      </w:r>
    </w:p>
    <w:p w14:paraId="4709A6F7" w14:textId="77777777" w:rsidR="008D51A1" w:rsidRDefault="002308B9">
      <w:pPr>
        <w:pStyle w:val="Ttulo1"/>
        <w:numPr>
          <w:ilvl w:val="0"/>
          <w:numId w:val="20"/>
        </w:numPr>
        <w:ind w:left="737" w:hanging="737"/>
        <w:jc w:val="both"/>
      </w:pPr>
      <w:r>
        <w:lastRenderedPageBreak/>
        <w:t xml:space="preserve">Modelo Relacional (MR) </w:t>
      </w:r>
    </w:p>
    <w:p w14:paraId="5857225A" w14:textId="091CABD3" w:rsidR="008D51A1" w:rsidRDefault="000D252C">
      <w:pPr>
        <w:pStyle w:val="Normal1"/>
        <w:jc w:val="both"/>
      </w:pPr>
      <w:bookmarkStart w:id="364" w:name="_1mrcu09" w:colFirst="0" w:colLast="0"/>
      <w:bookmarkStart w:id="365" w:name="_GoBack"/>
      <w:bookmarkEnd w:id="364"/>
      <w:ins w:id="366" w:author="FATEC" w:date="2018-09-25T15:15:00Z">
        <w:r>
          <w:pict w14:anchorId="17BEC121">
            <v:shape id="_x0000_i1031" type="#_x0000_t75" style="width:453pt;height:423pt">
              <v:imagedata r:id="rId38" o:title="bd"/>
            </v:shape>
          </w:pict>
        </w:r>
      </w:ins>
      <w:bookmarkEnd w:id="365"/>
      <w:commentRangeStart w:id="367"/>
      <w:del w:id="368" w:author="FATEC" w:date="2018-09-25T15:15:00Z">
        <w:r w:rsidR="002308B9" w:rsidDel="000D252C">
          <w:rPr>
            <w:noProof/>
          </w:rPr>
          <w:drawing>
            <wp:inline distT="0" distB="0" distL="0" distR="0" wp14:anchorId="4D92B6A0" wp14:editId="34102F10">
              <wp:extent cx="5760720" cy="5032375"/>
              <wp:effectExtent l="0" t="0" r="0" b="0"/>
              <wp:docPr id="10" name="image43.png" descr="Uma imagem contendo captura de tela&#10;&#10;Descrição gerada com muito alta confiança"/>
              <wp:cNvGraphicFramePr/>
              <a:graphic xmlns:a="http://schemas.openxmlformats.org/drawingml/2006/main">
                <a:graphicData uri="http://schemas.openxmlformats.org/drawingml/2006/picture">
                  <pic:pic xmlns:pic="http://schemas.openxmlformats.org/drawingml/2006/picture">
                    <pic:nvPicPr>
                      <pic:cNvPr id="0" name="image43.png" descr="Uma imagem contendo captura de tela&#10;&#10;Descrição gerada com muito alta confiança"/>
                      <pic:cNvPicPr preferRelativeResize="0"/>
                    </pic:nvPicPr>
                    <pic:blipFill>
                      <a:blip r:embed="rId39" cstate="print"/>
                      <a:srcRect/>
                      <a:stretch>
                        <a:fillRect/>
                      </a:stretch>
                    </pic:blipFill>
                    <pic:spPr>
                      <a:xfrm>
                        <a:off x="0" y="0"/>
                        <a:ext cx="5760720" cy="5032375"/>
                      </a:xfrm>
                      <a:prstGeom prst="rect">
                        <a:avLst/>
                      </a:prstGeom>
                      <a:ln/>
                    </pic:spPr>
                  </pic:pic>
                </a:graphicData>
              </a:graphic>
            </wp:inline>
          </w:drawing>
        </w:r>
      </w:del>
      <w:commentRangeEnd w:id="367"/>
      <w:r w:rsidR="00236408">
        <w:rPr>
          <w:rStyle w:val="Refdecomentrio"/>
        </w:rPr>
        <w:commentReference w:id="367"/>
      </w:r>
    </w:p>
    <w:p w14:paraId="21CDC19F" w14:textId="77777777" w:rsidR="008D51A1" w:rsidRDefault="002308B9">
      <w:pPr>
        <w:pStyle w:val="Normal1"/>
      </w:pPr>
      <w:r>
        <w:br w:type="page"/>
      </w:r>
    </w:p>
    <w:p w14:paraId="6D89ABF4" w14:textId="77777777" w:rsidR="008D51A1" w:rsidRDefault="002308B9">
      <w:pPr>
        <w:pStyle w:val="Ttulo1"/>
        <w:numPr>
          <w:ilvl w:val="0"/>
          <w:numId w:val="17"/>
        </w:numPr>
        <w:ind w:left="357" w:hanging="357"/>
        <w:jc w:val="both"/>
      </w:pPr>
      <w:bookmarkStart w:id="369" w:name="_46r0co2" w:colFirst="0" w:colLast="0"/>
      <w:bookmarkEnd w:id="369"/>
      <w:r>
        <w:lastRenderedPageBreak/>
        <w:t>PROTÓTIPO DE TELAS DO SISTEMA</w:t>
      </w:r>
    </w:p>
    <w:p w14:paraId="55969C83" w14:textId="77777777" w:rsidR="008D51A1" w:rsidRDefault="008D51A1">
      <w:pPr>
        <w:pStyle w:val="Normal1"/>
      </w:pPr>
    </w:p>
    <w:p w14:paraId="0DFF2496" w14:textId="77777777" w:rsidR="008D51A1" w:rsidRDefault="008D51A1">
      <w:pPr>
        <w:pStyle w:val="Normal1"/>
      </w:pPr>
    </w:p>
    <w:p w14:paraId="102B3D8D" w14:textId="77777777" w:rsidR="008D51A1" w:rsidRDefault="002308B9">
      <w:pPr>
        <w:pStyle w:val="Normal1"/>
        <w:keepNext/>
      </w:pPr>
      <w:r>
        <w:rPr>
          <w:noProof/>
        </w:rPr>
        <w:drawing>
          <wp:inline distT="0" distB="0" distL="0" distR="0" wp14:anchorId="719300FA" wp14:editId="2F996F9B">
            <wp:extent cx="5622585" cy="5813990"/>
            <wp:effectExtent l="0" t="0" r="0" b="0"/>
            <wp:docPr id="11" name="image44.png" descr="C:\Users\Aluno\AppData\Local\Microsoft\Windows\INetCache\Content.Word\tela de login.png"/>
            <wp:cNvGraphicFramePr/>
            <a:graphic xmlns:a="http://schemas.openxmlformats.org/drawingml/2006/main">
              <a:graphicData uri="http://schemas.openxmlformats.org/drawingml/2006/picture">
                <pic:pic xmlns:pic="http://schemas.openxmlformats.org/drawingml/2006/picture">
                  <pic:nvPicPr>
                    <pic:cNvPr id="0" name="image44.png" descr="C:\Users\Aluno\AppData\Local\Microsoft\Windows\INetCache\Content.Word\tela de login.png"/>
                    <pic:cNvPicPr preferRelativeResize="0"/>
                  </pic:nvPicPr>
                  <pic:blipFill>
                    <a:blip r:embed="rId40" cstate="print"/>
                    <a:srcRect/>
                    <a:stretch>
                      <a:fillRect/>
                    </a:stretch>
                  </pic:blipFill>
                  <pic:spPr>
                    <a:xfrm>
                      <a:off x="0" y="0"/>
                      <a:ext cx="5622585" cy="5813990"/>
                    </a:xfrm>
                    <a:prstGeom prst="rect">
                      <a:avLst/>
                    </a:prstGeom>
                    <a:ln/>
                  </pic:spPr>
                </pic:pic>
              </a:graphicData>
            </a:graphic>
          </wp:inline>
        </w:drawing>
      </w:r>
    </w:p>
    <w:p w14:paraId="65E50065" w14:textId="77777777" w:rsidR="008D51A1" w:rsidRDefault="002308B9">
      <w:pPr>
        <w:pStyle w:val="Normal1"/>
        <w:pBdr>
          <w:top w:val="nil"/>
          <w:left w:val="nil"/>
          <w:bottom w:val="nil"/>
          <w:right w:val="nil"/>
          <w:between w:val="nil"/>
        </w:pBdr>
        <w:spacing w:before="120" w:after="120"/>
        <w:rPr>
          <w:i/>
          <w:color w:val="000000"/>
        </w:rPr>
      </w:pPr>
      <w:r>
        <w:rPr>
          <w:i/>
          <w:color w:val="000000"/>
        </w:rPr>
        <w:t>Figura 1 Fabio Augusto Daniel Nicoleti</w:t>
      </w:r>
    </w:p>
    <w:p w14:paraId="1D4D090C" w14:textId="77777777" w:rsidR="008D51A1" w:rsidRDefault="002308B9">
      <w:pPr>
        <w:pStyle w:val="Normal1"/>
        <w:keepNext/>
      </w:pPr>
      <w:r>
        <w:br w:type="page"/>
      </w:r>
      <w:commentRangeStart w:id="370"/>
      <w:r>
        <w:rPr>
          <w:noProof/>
        </w:rPr>
        <w:lastRenderedPageBreak/>
        <w:drawing>
          <wp:inline distT="0" distB="0" distL="114300" distR="114300" wp14:anchorId="2C5B5FA8" wp14:editId="48717B69">
            <wp:extent cx="5530215" cy="5391150"/>
            <wp:effectExtent l="0" t="0" r="0" b="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cstate="print"/>
                    <a:srcRect/>
                    <a:stretch>
                      <a:fillRect/>
                    </a:stretch>
                  </pic:blipFill>
                  <pic:spPr>
                    <a:xfrm>
                      <a:off x="0" y="0"/>
                      <a:ext cx="5530215" cy="5391150"/>
                    </a:xfrm>
                    <a:prstGeom prst="rect">
                      <a:avLst/>
                    </a:prstGeom>
                    <a:ln/>
                  </pic:spPr>
                </pic:pic>
              </a:graphicData>
            </a:graphic>
          </wp:inline>
        </w:drawing>
      </w:r>
      <w:commentRangeEnd w:id="370"/>
      <w:r w:rsidR="002916D4">
        <w:rPr>
          <w:rStyle w:val="Refdecomentrio"/>
        </w:rPr>
        <w:commentReference w:id="370"/>
      </w:r>
    </w:p>
    <w:p w14:paraId="2F60C97B" w14:textId="77777777" w:rsidR="008D51A1" w:rsidRDefault="002308B9">
      <w:pPr>
        <w:pStyle w:val="Normal1"/>
        <w:pBdr>
          <w:top w:val="nil"/>
          <w:left w:val="nil"/>
          <w:bottom w:val="nil"/>
          <w:right w:val="nil"/>
          <w:between w:val="nil"/>
        </w:pBdr>
        <w:spacing w:before="120" w:after="120"/>
        <w:rPr>
          <w:i/>
          <w:color w:val="000000"/>
        </w:rPr>
      </w:pPr>
      <w:r>
        <w:rPr>
          <w:i/>
          <w:color w:val="000000"/>
        </w:rPr>
        <w:t>Figura 2 Gabriel Elias Milani</w:t>
      </w:r>
    </w:p>
    <w:p w14:paraId="2F1E4F66" w14:textId="77777777" w:rsidR="008D51A1" w:rsidRDefault="002308B9">
      <w:pPr>
        <w:pStyle w:val="Normal1"/>
        <w:keepNext/>
      </w:pPr>
      <w:r>
        <w:br w:type="page"/>
      </w:r>
      <w:commentRangeStart w:id="371"/>
      <w:r>
        <w:rPr>
          <w:noProof/>
        </w:rPr>
        <w:lastRenderedPageBreak/>
        <w:drawing>
          <wp:inline distT="0" distB="0" distL="114300" distR="114300" wp14:anchorId="44983AA5" wp14:editId="1F0E9B11">
            <wp:extent cx="5735320" cy="4623435"/>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cstate="print"/>
                    <a:srcRect/>
                    <a:stretch>
                      <a:fillRect/>
                    </a:stretch>
                  </pic:blipFill>
                  <pic:spPr>
                    <a:xfrm>
                      <a:off x="0" y="0"/>
                      <a:ext cx="5735320" cy="4623435"/>
                    </a:xfrm>
                    <a:prstGeom prst="rect">
                      <a:avLst/>
                    </a:prstGeom>
                    <a:ln/>
                  </pic:spPr>
                </pic:pic>
              </a:graphicData>
            </a:graphic>
          </wp:inline>
        </w:drawing>
      </w:r>
      <w:commentRangeEnd w:id="371"/>
      <w:r w:rsidR="002916D4">
        <w:rPr>
          <w:rStyle w:val="Refdecomentrio"/>
        </w:rPr>
        <w:commentReference w:id="371"/>
      </w:r>
    </w:p>
    <w:p w14:paraId="38D8BC1F" w14:textId="77777777" w:rsidR="008D51A1" w:rsidRDefault="002308B9">
      <w:pPr>
        <w:pStyle w:val="Normal1"/>
        <w:pBdr>
          <w:top w:val="nil"/>
          <w:left w:val="nil"/>
          <w:bottom w:val="nil"/>
          <w:right w:val="nil"/>
          <w:between w:val="nil"/>
        </w:pBdr>
        <w:spacing w:before="120" w:after="120"/>
        <w:rPr>
          <w:i/>
          <w:color w:val="000000"/>
        </w:rPr>
      </w:pPr>
      <w:r>
        <w:rPr>
          <w:i/>
          <w:color w:val="000000"/>
        </w:rPr>
        <w:t>Figura 3 Gabriel de Moraes Torres</w:t>
      </w:r>
    </w:p>
    <w:p w14:paraId="6DB5B059" w14:textId="77777777" w:rsidR="008D51A1" w:rsidRDefault="008D51A1">
      <w:pPr>
        <w:pStyle w:val="Normal1"/>
        <w:pBdr>
          <w:top w:val="nil"/>
          <w:left w:val="nil"/>
          <w:bottom w:val="nil"/>
          <w:right w:val="nil"/>
          <w:between w:val="nil"/>
        </w:pBdr>
        <w:spacing w:before="120" w:after="120"/>
        <w:rPr>
          <w:i/>
          <w:color w:val="000000"/>
        </w:rPr>
      </w:pPr>
    </w:p>
    <w:p w14:paraId="6E3B4449" w14:textId="77777777" w:rsidR="008D51A1" w:rsidRDefault="008D51A1">
      <w:pPr>
        <w:pStyle w:val="Normal1"/>
        <w:pBdr>
          <w:top w:val="nil"/>
          <w:left w:val="nil"/>
          <w:bottom w:val="nil"/>
          <w:right w:val="nil"/>
          <w:between w:val="nil"/>
        </w:pBdr>
        <w:spacing w:before="120" w:after="120"/>
        <w:rPr>
          <w:i/>
          <w:color w:val="000000"/>
        </w:rPr>
      </w:pPr>
    </w:p>
    <w:p w14:paraId="72B78B65" w14:textId="77777777" w:rsidR="008D51A1" w:rsidRDefault="002308B9">
      <w:pPr>
        <w:pStyle w:val="Normal1"/>
        <w:keepNext/>
      </w:pPr>
      <w:r>
        <w:rPr>
          <w:noProof/>
        </w:rPr>
        <w:drawing>
          <wp:inline distT="0" distB="0" distL="114300" distR="114300" wp14:anchorId="0E5FADD3" wp14:editId="079C388B">
            <wp:extent cx="4235450" cy="2882265"/>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cstate="print"/>
                    <a:srcRect/>
                    <a:stretch>
                      <a:fillRect/>
                    </a:stretch>
                  </pic:blipFill>
                  <pic:spPr>
                    <a:xfrm>
                      <a:off x="0" y="0"/>
                      <a:ext cx="4235450" cy="2882265"/>
                    </a:xfrm>
                    <a:prstGeom prst="rect">
                      <a:avLst/>
                    </a:prstGeom>
                    <a:ln/>
                  </pic:spPr>
                </pic:pic>
              </a:graphicData>
            </a:graphic>
          </wp:inline>
        </w:drawing>
      </w:r>
    </w:p>
    <w:p w14:paraId="066B8AAB" w14:textId="77777777" w:rsidR="008D51A1" w:rsidRDefault="002308B9">
      <w:pPr>
        <w:pStyle w:val="Normal1"/>
        <w:pBdr>
          <w:top w:val="nil"/>
          <w:left w:val="nil"/>
          <w:bottom w:val="nil"/>
          <w:right w:val="nil"/>
          <w:between w:val="nil"/>
        </w:pBdr>
        <w:spacing w:before="120" w:after="120"/>
        <w:rPr>
          <w:i/>
          <w:color w:val="000000"/>
        </w:rPr>
      </w:pPr>
      <w:r>
        <w:rPr>
          <w:i/>
          <w:color w:val="000000"/>
        </w:rPr>
        <w:t>Figura 4 Caio Campos</w:t>
      </w:r>
    </w:p>
    <w:p w14:paraId="66B38807" w14:textId="77777777" w:rsidR="008D51A1" w:rsidRDefault="008D51A1">
      <w:pPr>
        <w:pStyle w:val="Normal1"/>
      </w:pPr>
    </w:p>
    <w:p w14:paraId="10766071" w14:textId="77777777" w:rsidR="008D51A1" w:rsidRDefault="002308B9">
      <w:pPr>
        <w:pStyle w:val="Normal1"/>
        <w:keepNext/>
      </w:pPr>
      <w:commentRangeStart w:id="372"/>
      <w:r>
        <w:rPr>
          <w:noProof/>
        </w:rPr>
        <w:lastRenderedPageBreak/>
        <w:drawing>
          <wp:inline distT="0" distB="0" distL="114300" distR="114300" wp14:anchorId="0F31EB84" wp14:editId="0924D137">
            <wp:extent cx="5266690" cy="5391150"/>
            <wp:effectExtent l="0" t="0" r="0" b="0"/>
            <wp:docPr id="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cstate="print"/>
                    <a:srcRect/>
                    <a:stretch>
                      <a:fillRect/>
                    </a:stretch>
                  </pic:blipFill>
                  <pic:spPr>
                    <a:xfrm>
                      <a:off x="0" y="0"/>
                      <a:ext cx="5266690" cy="5391150"/>
                    </a:xfrm>
                    <a:prstGeom prst="rect">
                      <a:avLst/>
                    </a:prstGeom>
                    <a:ln/>
                  </pic:spPr>
                </pic:pic>
              </a:graphicData>
            </a:graphic>
          </wp:inline>
        </w:drawing>
      </w:r>
      <w:commentRangeEnd w:id="372"/>
      <w:r w:rsidR="002916D4">
        <w:rPr>
          <w:rStyle w:val="Refdecomentrio"/>
        </w:rPr>
        <w:commentReference w:id="372"/>
      </w:r>
    </w:p>
    <w:p w14:paraId="285E981C" w14:textId="77777777" w:rsidR="008D51A1" w:rsidRDefault="002308B9">
      <w:pPr>
        <w:pStyle w:val="Normal1"/>
        <w:pBdr>
          <w:top w:val="nil"/>
          <w:left w:val="nil"/>
          <w:bottom w:val="nil"/>
          <w:right w:val="nil"/>
          <w:between w:val="nil"/>
        </w:pBdr>
        <w:spacing w:before="120" w:after="120"/>
        <w:rPr>
          <w:i/>
          <w:color w:val="000000"/>
        </w:rPr>
      </w:pPr>
      <w:r>
        <w:rPr>
          <w:i/>
          <w:color w:val="000000"/>
        </w:rPr>
        <w:t>Figura 5 Fabio Augusto Daniel Nicoleti</w:t>
      </w:r>
    </w:p>
    <w:p w14:paraId="4FFE2178" w14:textId="77777777" w:rsidR="008D51A1" w:rsidRDefault="002308B9">
      <w:pPr>
        <w:pStyle w:val="Normal1"/>
        <w:keepNext/>
      </w:pPr>
      <w:r>
        <w:br w:type="page"/>
      </w:r>
      <w:r>
        <w:rPr>
          <w:noProof/>
        </w:rPr>
        <w:lastRenderedPageBreak/>
        <w:drawing>
          <wp:inline distT="0" distB="0" distL="0" distR="0" wp14:anchorId="647AEF8A" wp14:editId="5B4462B0">
            <wp:extent cx="4225694" cy="5805059"/>
            <wp:effectExtent l="0" t="0" r="0" b="0"/>
            <wp:docPr id="4" name="image36.png" descr="C:\Users\Aluno\AppData\Local\Microsoft\Windows\INetCache\Content.Word\Tela 5.png"/>
            <wp:cNvGraphicFramePr/>
            <a:graphic xmlns:a="http://schemas.openxmlformats.org/drawingml/2006/main">
              <a:graphicData uri="http://schemas.openxmlformats.org/drawingml/2006/picture">
                <pic:pic xmlns:pic="http://schemas.openxmlformats.org/drawingml/2006/picture">
                  <pic:nvPicPr>
                    <pic:cNvPr id="0" name="image36.png" descr="C:\Users\Aluno\AppData\Local\Microsoft\Windows\INetCache\Content.Word\Tela 5.png"/>
                    <pic:cNvPicPr preferRelativeResize="0"/>
                  </pic:nvPicPr>
                  <pic:blipFill>
                    <a:blip r:embed="rId44" cstate="print"/>
                    <a:srcRect/>
                    <a:stretch>
                      <a:fillRect/>
                    </a:stretch>
                  </pic:blipFill>
                  <pic:spPr>
                    <a:xfrm>
                      <a:off x="0" y="0"/>
                      <a:ext cx="4225694" cy="5805059"/>
                    </a:xfrm>
                    <a:prstGeom prst="rect">
                      <a:avLst/>
                    </a:prstGeom>
                    <a:ln/>
                  </pic:spPr>
                </pic:pic>
              </a:graphicData>
            </a:graphic>
          </wp:inline>
        </w:drawing>
      </w:r>
    </w:p>
    <w:p w14:paraId="6356D461" w14:textId="77777777" w:rsidR="008D51A1" w:rsidRDefault="002308B9">
      <w:pPr>
        <w:pStyle w:val="Normal1"/>
        <w:pBdr>
          <w:top w:val="nil"/>
          <w:left w:val="nil"/>
          <w:bottom w:val="nil"/>
          <w:right w:val="nil"/>
          <w:between w:val="nil"/>
        </w:pBdr>
        <w:spacing w:before="120" w:after="120"/>
        <w:rPr>
          <w:color w:val="000000"/>
        </w:rPr>
      </w:pPr>
      <w:r>
        <w:rPr>
          <w:i/>
          <w:color w:val="000000"/>
        </w:rPr>
        <w:t>Figura 6 Gabriel Elias Milani</w:t>
      </w:r>
    </w:p>
    <w:p w14:paraId="151E7AA3" w14:textId="77777777" w:rsidR="008D51A1" w:rsidRDefault="002308B9">
      <w:pPr>
        <w:pStyle w:val="Normal1"/>
        <w:keepNext/>
      </w:pPr>
      <w:r>
        <w:br w:type="page"/>
      </w:r>
      <w:commentRangeStart w:id="373"/>
      <w:r>
        <w:rPr>
          <w:noProof/>
        </w:rPr>
        <w:lastRenderedPageBreak/>
        <w:drawing>
          <wp:inline distT="0" distB="0" distL="114300" distR="114300" wp14:anchorId="698AE6CE" wp14:editId="10C56A1F">
            <wp:extent cx="4476750" cy="6269355"/>
            <wp:effectExtent l="0" t="0" r="0" b="0"/>
            <wp:docPr id="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cstate="print"/>
                    <a:srcRect/>
                    <a:stretch>
                      <a:fillRect/>
                    </a:stretch>
                  </pic:blipFill>
                  <pic:spPr>
                    <a:xfrm>
                      <a:off x="0" y="0"/>
                      <a:ext cx="4476750" cy="6269355"/>
                    </a:xfrm>
                    <a:prstGeom prst="rect">
                      <a:avLst/>
                    </a:prstGeom>
                    <a:ln/>
                  </pic:spPr>
                </pic:pic>
              </a:graphicData>
            </a:graphic>
          </wp:inline>
        </w:drawing>
      </w:r>
      <w:commentRangeEnd w:id="373"/>
      <w:r w:rsidR="002916D4">
        <w:rPr>
          <w:rStyle w:val="Refdecomentrio"/>
        </w:rPr>
        <w:commentReference w:id="373"/>
      </w:r>
    </w:p>
    <w:p w14:paraId="4D537A2F" w14:textId="77777777" w:rsidR="008D51A1" w:rsidRDefault="002308B9">
      <w:pPr>
        <w:pStyle w:val="Normal1"/>
        <w:pBdr>
          <w:top w:val="nil"/>
          <w:left w:val="nil"/>
          <w:bottom w:val="nil"/>
          <w:right w:val="nil"/>
          <w:between w:val="nil"/>
        </w:pBdr>
        <w:spacing w:before="120" w:after="120"/>
        <w:rPr>
          <w:i/>
          <w:color w:val="000000"/>
        </w:rPr>
      </w:pPr>
      <w:r>
        <w:rPr>
          <w:i/>
          <w:color w:val="000000"/>
        </w:rPr>
        <w:t>Figura 7 Gabriel Elias Milani</w:t>
      </w:r>
    </w:p>
    <w:p w14:paraId="1683350B" w14:textId="77777777" w:rsidR="008D51A1" w:rsidRDefault="008D51A1">
      <w:pPr>
        <w:pStyle w:val="Normal1"/>
        <w:rPr>
          <w:ins w:id="374" w:author="Silvia Helena" w:date="2018-06-27T17:14:00Z"/>
        </w:rPr>
      </w:pPr>
    </w:p>
    <w:p w14:paraId="4296A3EA" w14:textId="77777777" w:rsidR="002916D4" w:rsidRDefault="002916D4">
      <w:pPr>
        <w:pStyle w:val="Normal1"/>
      </w:pPr>
      <w:ins w:id="375" w:author="Silvia Helena" w:date="2018-06-27T17:14:00Z">
        <w:r>
          <w:rPr>
            <w:rStyle w:val="Refdecomentrio"/>
          </w:rPr>
          <w:commentReference w:id="376"/>
        </w:r>
      </w:ins>
    </w:p>
    <w:p w14:paraId="281B1556" w14:textId="77777777" w:rsidR="008D51A1" w:rsidRDefault="002308B9">
      <w:pPr>
        <w:pStyle w:val="Normal1"/>
      </w:pPr>
      <w:r>
        <w:br w:type="page"/>
      </w:r>
    </w:p>
    <w:p w14:paraId="320E491A" w14:textId="77777777" w:rsidR="008D51A1" w:rsidRDefault="008D51A1">
      <w:pPr>
        <w:pStyle w:val="Normal1"/>
        <w:rPr>
          <w:i/>
        </w:rPr>
      </w:pPr>
    </w:p>
    <w:p w14:paraId="69174183" w14:textId="77777777" w:rsidR="008D51A1" w:rsidRDefault="008D51A1">
      <w:pPr>
        <w:pStyle w:val="Normal1"/>
        <w:pBdr>
          <w:top w:val="nil"/>
          <w:left w:val="nil"/>
          <w:bottom w:val="nil"/>
          <w:right w:val="nil"/>
          <w:between w:val="nil"/>
        </w:pBdr>
        <w:spacing w:before="120" w:after="120"/>
        <w:rPr>
          <w:color w:val="000000"/>
        </w:rPr>
      </w:pPr>
    </w:p>
    <w:p w14:paraId="3C391AFA" w14:textId="77777777" w:rsidR="008D51A1" w:rsidRDefault="008D51A1">
      <w:pPr>
        <w:pStyle w:val="Normal1"/>
        <w:pBdr>
          <w:top w:val="nil"/>
          <w:left w:val="nil"/>
          <w:bottom w:val="nil"/>
          <w:right w:val="nil"/>
          <w:between w:val="nil"/>
        </w:pBdr>
        <w:spacing w:before="120" w:after="120"/>
        <w:rPr>
          <w:i/>
          <w:color w:val="000000"/>
        </w:rPr>
      </w:pPr>
    </w:p>
    <w:p w14:paraId="75CCC13C" w14:textId="77777777" w:rsidR="008D51A1" w:rsidRDefault="002308B9">
      <w:pPr>
        <w:pStyle w:val="Ttulo1"/>
        <w:numPr>
          <w:ilvl w:val="0"/>
          <w:numId w:val="17"/>
        </w:numPr>
        <w:ind w:left="357" w:hanging="357"/>
      </w:pPr>
      <w:bookmarkStart w:id="377" w:name="_2lwamvv" w:colFirst="0" w:colLast="0"/>
      <w:bookmarkEnd w:id="377"/>
      <w:r>
        <w:t>REFERÊNCIAS</w:t>
      </w:r>
    </w:p>
    <w:p w14:paraId="4B1E0186" w14:textId="77777777" w:rsidR="008D51A1" w:rsidRDefault="008D51A1">
      <w:pPr>
        <w:pStyle w:val="Normal1"/>
      </w:pPr>
    </w:p>
    <w:p w14:paraId="592D4CB7" w14:textId="77777777" w:rsidR="008D51A1" w:rsidRDefault="002308B9">
      <w:pPr>
        <w:pStyle w:val="Normal1"/>
        <w:jc w:val="both"/>
      </w:pPr>
      <w:r>
        <w:rPr>
          <w:b/>
        </w:rPr>
        <w:t>[ENGENHARIA DE SOFTWARE – TEORIA E PRÁTICA, 2ª EDIÇÃO (PFLEEGER, 2007)]</w:t>
      </w:r>
      <w:r>
        <w:t xml:space="preserve"> – Modelos de Processos de Software, modelo cascata, p.39, Seção 2.2.</w:t>
      </w:r>
    </w:p>
    <w:sectPr w:rsidR="008D51A1" w:rsidSect="008D51A1">
      <w:type w:val="continuous"/>
      <w:pgSz w:w="11906" w:h="16838"/>
      <w:pgMar w:top="1702" w:right="1133" w:bottom="993" w:left="1701" w:header="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8" w:author="Silvia Helena" w:date="2018-06-27T17:14:00Z" w:initials="SH">
    <w:p w14:paraId="1B523B6F" w14:textId="77777777" w:rsidR="00FA74CE" w:rsidRDefault="00FA74CE">
      <w:pPr>
        <w:pStyle w:val="Textodecomentrio"/>
      </w:pPr>
      <w:r>
        <w:rPr>
          <w:rStyle w:val="Refdecomentrio"/>
        </w:rPr>
        <w:annotationRef/>
      </w:r>
      <w:r>
        <w:t>Faltou explicar que tem que permitir a geração de parcelas para pagamento</w:t>
      </w:r>
    </w:p>
  </w:comment>
  <w:comment w:id="115" w:author="Silvia Helena" w:date="2018-06-27T17:14:00Z" w:initials="SH">
    <w:p w14:paraId="3CBED942" w14:textId="77777777" w:rsidR="00FA74CE" w:rsidRDefault="00FA74CE">
      <w:pPr>
        <w:pStyle w:val="Textodecomentrio"/>
      </w:pPr>
      <w:r>
        <w:rPr>
          <w:rStyle w:val="Refdecomentrio"/>
        </w:rPr>
        <w:annotationRef/>
      </w:r>
      <w:r>
        <w:t>NÃO ENTENDI ESTE REQUISITO</w:t>
      </w:r>
    </w:p>
    <w:p w14:paraId="00A17AD8" w14:textId="77777777" w:rsidR="00FA74CE" w:rsidRDefault="00FA74CE">
      <w:pPr>
        <w:pStyle w:val="Textodecomentrio"/>
      </w:pPr>
    </w:p>
    <w:p w14:paraId="4DF256FB" w14:textId="77777777" w:rsidR="00FA74CE" w:rsidRDefault="00FA74CE">
      <w:pPr>
        <w:pStyle w:val="Textodecomentrio"/>
      </w:pPr>
      <w:r>
        <w:t>ESTA EM CONFLITO COM O DE GERAR O.S</w:t>
      </w:r>
    </w:p>
    <w:p w14:paraId="64FFC2F5" w14:textId="77777777" w:rsidR="00FA74CE" w:rsidRDefault="00FA74CE">
      <w:pPr>
        <w:pStyle w:val="Textodecomentrio"/>
      </w:pPr>
    </w:p>
    <w:p w14:paraId="42E72C43" w14:textId="77777777" w:rsidR="00FA74CE" w:rsidRDefault="00FA74CE">
      <w:pPr>
        <w:pStyle w:val="Textodecomentrio"/>
      </w:pPr>
    </w:p>
    <w:p w14:paraId="3999D876" w14:textId="77777777" w:rsidR="00FA74CE" w:rsidRDefault="00FA74CE">
      <w:pPr>
        <w:pStyle w:val="Textodecomentrio"/>
      </w:pPr>
      <w:r>
        <w:t>PODERIA SER SOMENTE CONSULTAR E NÃO CONTROLAR</w:t>
      </w:r>
    </w:p>
  </w:comment>
  <w:comment w:id="123" w:author="Silvia Helena" w:date="2018-06-27T17:14:00Z" w:initials="SH">
    <w:p w14:paraId="5E1203B4" w14:textId="77777777" w:rsidR="00FA74CE" w:rsidRDefault="00FA74CE">
      <w:pPr>
        <w:pStyle w:val="Textodecomentrio"/>
      </w:pPr>
      <w:r>
        <w:rPr>
          <w:rStyle w:val="Refdecomentrio"/>
        </w:rPr>
        <w:annotationRef/>
      </w:r>
    </w:p>
    <w:p w14:paraId="7424EC40" w14:textId="77777777" w:rsidR="00FA74CE" w:rsidRDefault="00FA74CE">
      <w:pPr>
        <w:pStyle w:val="Textodecomentrio"/>
      </w:pPr>
      <w:r>
        <w:t>ORDENS DE SERVIÇO?</w:t>
      </w:r>
    </w:p>
  </w:comment>
  <w:comment w:id="126" w:author="Silvia Helena" w:date="2018-06-27T17:14:00Z" w:initials="SH">
    <w:p w14:paraId="4788479D" w14:textId="77777777" w:rsidR="00FA74CE" w:rsidRDefault="00FA74CE">
      <w:pPr>
        <w:pStyle w:val="Textodecomentrio"/>
      </w:pPr>
      <w:r>
        <w:rPr>
          <w:rStyle w:val="Refdecomentrio"/>
        </w:rPr>
        <w:annotationRef/>
      </w:r>
      <w:r>
        <w:t>???</w:t>
      </w:r>
    </w:p>
    <w:p w14:paraId="52302F52" w14:textId="77777777" w:rsidR="00FA74CE" w:rsidRDefault="00FA74CE">
      <w:pPr>
        <w:pStyle w:val="Textodecomentrio"/>
      </w:pPr>
      <w:r>
        <w:t>A ORDEM DE SERVIÇO JÁ NÃO SERIA ISSO?</w:t>
      </w:r>
    </w:p>
  </w:comment>
  <w:comment w:id="159" w:author="Silvia Helena" w:date="2018-06-27T17:14:00Z" w:initials="SH">
    <w:p w14:paraId="1D943C1A" w14:textId="77777777" w:rsidR="00FA74CE" w:rsidRDefault="00FA74CE">
      <w:pPr>
        <w:pStyle w:val="Textodecomentrio"/>
      </w:pPr>
      <w:r>
        <w:rPr>
          <w:rStyle w:val="Refdecomentrio"/>
        </w:rPr>
        <w:annotationRef/>
      </w:r>
      <w:r>
        <w:t>Pode tirar parcialmente???</w:t>
      </w:r>
    </w:p>
    <w:p w14:paraId="5AD266B8" w14:textId="77777777" w:rsidR="00FA74CE" w:rsidRDefault="00FA74CE">
      <w:pPr>
        <w:pStyle w:val="Textodecomentrio"/>
      </w:pPr>
    </w:p>
    <w:p w14:paraId="54BB804D" w14:textId="77777777" w:rsidR="00FA74CE" w:rsidRDefault="00FA74CE">
      <w:pPr>
        <w:pStyle w:val="Textodecomentrio"/>
      </w:pPr>
      <w:r>
        <w:t>Se não puder é fechamento de O.S</w:t>
      </w:r>
    </w:p>
  </w:comment>
  <w:comment w:id="262" w:author="Silvia Helena" w:date="2018-06-27T17:14:00Z" w:initials="SH">
    <w:p w14:paraId="3835F38C" w14:textId="77777777" w:rsidR="00FA74CE" w:rsidRDefault="00FA74CE">
      <w:pPr>
        <w:pStyle w:val="Textodecomentrio"/>
      </w:pPr>
      <w:r>
        <w:rPr>
          <w:rStyle w:val="Refdecomentrio"/>
        </w:rPr>
        <w:annotationRef/>
      </w:r>
      <w:r>
        <w:t>?????</w:t>
      </w:r>
    </w:p>
  </w:comment>
  <w:comment w:id="268" w:author="Silvia Helena" w:date="2018-06-27T17:14:00Z" w:initials="SH">
    <w:p w14:paraId="08CD1914" w14:textId="77777777" w:rsidR="00FA74CE" w:rsidRDefault="00FA74CE">
      <w:pPr>
        <w:pStyle w:val="Textodecomentrio"/>
      </w:pPr>
      <w:r>
        <w:rPr>
          <w:rStyle w:val="Refdecomentrio"/>
        </w:rPr>
        <w:annotationRef/>
      </w:r>
    </w:p>
    <w:p w14:paraId="3F47D83A" w14:textId="77777777" w:rsidR="00FA74CE" w:rsidRDefault="00FA74CE">
      <w:pPr>
        <w:pStyle w:val="Textodecomentrio"/>
      </w:pPr>
      <w:r>
        <w:t>O que seria TIPO???</w:t>
      </w:r>
    </w:p>
  </w:comment>
  <w:comment w:id="276" w:author="Silvia Helena" w:date="2018-06-27T17:14:00Z" w:initials="SH">
    <w:p w14:paraId="423EF93E" w14:textId="77777777" w:rsidR="00FA74CE" w:rsidRDefault="00FA74CE">
      <w:pPr>
        <w:pStyle w:val="Textodecomentrio"/>
      </w:pPr>
      <w:r>
        <w:rPr>
          <w:rStyle w:val="Refdecomentrio"/>
        </w:rPr>
        <w:annotationRef/>
      </w:r>
      <w:r>
        <w:t>REFERENTE A QUAL DATA???</w:t>
      </w:r>
    </w:p>
    <w:p w14:paraId="04ECA701" w14:textId="77777777" w:rsidR="00FA74CE" w:rsidRDefault="00FA74CE">
      <w:pPr>
        <w:pStyle w:val="Textodecomentrio"/>
      </w:pPr>
      <w:r>
        <w:t>DE QUAL REQUISITO?</w:t>
      </w:r>
    </w:p>
  </w:comment>
  <w:comment w:id="280" w:author="Silvia Helena" w:date="2018-06-27T17:14:00Z" w:initials="SH">
    <w:p w14:paraId="05CF7EEC" w14:textId="77777777" w:rsidR="00FA74CE" w:rsidRDefault="00FA74CE">
      <w:pPr>
        <w:pStyle w:val="Textodecomentrio"/>
      </w:pPr>
      <w:r>
        <w:rPr>
          <w:rStyle w:val="Refdecomentrio"/>
        </w:rPr>
        <w:annotationRef/>
      </w:r>
      <w:r>
        <w:t>DE TODAS AS VENDAS, PAGAS OU NAO?</w:t>
      </w:r>
    </w:p>
    <w:p w14:paraId="0444E7FF" w14:textId="77777777" w:rsidR="00FA74CE" w:rsidRDefault="00FA74CE">
      <w:pPr>
        <w:pStyle w:val="Textodecomentrio"/>
      </w:pPr>
      <w:r>
        <w:t>SOMENTE O QUE JÁ FOI RECEBIDO??</w:t>
      </w:r>
    </w:p>
  </w:comment>
  <w:comment w:id="282" w:author="Silvia Helena" w:date="2018-06-27T17:14:00Z" w:initials="SH">
    <w:p w14:paraId="6284E751" w14:textId="77777777" w:rsidR="00FA74CE" w:rsidRDefault="00FA74CE" w:rsidP="00AF5408">
      <w:pPr>
        <w:pStyle w:val="Textodecomentrio"/>
      </w:pPr>
      <w:r>
        <w:rPr>
          <w:rStyle w:val="Refdecomentrio"/>
        </w:rPr>
        <w:annotationRef/>
      </w:r>
      <w:r>
        <w:t>REFERENTE A QUAL DATA???</w:t>
      </w:r>
    </w:p>
    <w:p w14:paraId="1FAB0BC8" w14:textId="77777777" w:rsidR="00FA74CE" w:rsidRDefault="00FA74CE" w:rsidP="00AF5408">
      <w:pPr>
        <w:pStyle w:val="Textodecomentrio"/>
      </w:pPr>
      <w:r>
        <w:t>DE QUAL REQUISITO?</w:t>
      </w:r>
    </w:p>
  </w:comment>
  <w:comment w:id="285" w:author="Silvia Helena" w:date="2018-06-27T17:14:00Z" w:initials="SH">
    <w:p w14:paraId="7FEFCD12" w14:textId="77777777" w:rsidR="00FA74CE" w:rsidRDefault="00FA74CE">
      <w:pPr>
        <w:pStyle w:val="Textodecomentrio"/>
      </w:pPr>
      <w:r>
        <w:rPr>
          <w:rStyle w:val="Refdecomentrio"/>
        </w:rPr>
        <w:annotationRef/>
      </w:r>
      <w:r>
        <w:t>SO ISSO??</w:t>
      </w:r>
    </w:p>
    <w:p w14:paraId="2D9B2E71" w14:textId="77777777" w:rsidR="00FA74CE" w:rsidRDefault="00FA74CE">
      <w:pPr>
        <w:pStyle w:val="Textodecomentrio"/>
      </w:pPr>
    </w:p>
  </w:comment>
  <w:comment w:id="288" w:author="Silvia Helena" w:date="2018-06-27T17:14:00Z" w:initials="SH">
    <w:p w14:paraId="3551651E" w14:textId="77777777" w:rsidR="00FA74CE" w:rsidRDefault="00FA74CE">
      <w:pPr>
        <w:pStyle w:val="Textodecomentrio"/>
      </w:pPr>
      <w:r>
        <w:rPr>
          <w:rStyle w:val="Refdecomentrio"/>
        </w:rPr>
        <w:annotationRef/>
      </w:r>
      <w:r>
        <w:t>?????</w:t>
      </w:r>
    </w:p>
    <w:p w14:paraId="0EA0EEFE" w14:textId="77777777" w:rsidR="00FA74CE" w:rsidRDefault="00FA74CE">
      <w:pPr>
        <w:pStyle w:val="Textodecomentrio"/>
      </w:pPr>
      <w:r>
        <w:t>QUE CONDIÇÃO?</w:t>
      </w:r>
    </w:p>
  </w:comment>
  <w:comment w:id="303" w:author="Silvia Helena" w:date="2018-06-27T17:14:00Z" w:initials="SH">
    <w:p w14:paraId="4EFD3780" w14:textId="77777777" w:rsidR="00FA74CE" w:rsidRDefault="00FA74CE">
      <w:pPr>
        <w:pStyle w:val="Textodecomentrio"/>
      </w:pPr>
      <w:r>
        <w:rPr>
          <w:rStyle w:val="Refdecomentrio"/>
        </w:rPr>
        <w:annotationRef/>
      </w:r>
      <w:r>
        <w:t>NÃO TEM NADA SOBRE ISSO NOS</w:t>
      </w:r>
    </w:p>
  </w:comment>
  <w:comment w:id="304" w:author="Silvia Helena" w:date="2018-06-27T17:14:00Z" w:initials="SH">
    <w:p w14:paraId="6347104D" w14:textId="77777777" w:rsidR="00FA74CE" w:rsidRDefault="00FA74CE">
      <w:pPr>
        <w:pStyle w:val="Textodecomentrio"/>
      </w:pPr>
      <w:r>
        <w:rPr>
          <w:rStyle w:val="Refdecomentrio"/>
        </w:rPr>
        <w:annotationRef/>
      </w:r>
      <w:r>
        <w:t xml:space="preserve"> REQUISITOS DE ENTRADA</w:t>
      </w:r>
    </w:p>
    <w:p w14:paraId="38493BE8" w14:textId="77777777" w:rsidR="00FA74CE" w:rsidRDefault="00FA74CE">
      <w:pPr>
        <w:pStyle w:val="Textodecomentrio"/>
      </w:pPr>
    </w:p>
    <w:p w14:paraId="6C8BF644" w14:textId="77777777" w:rsidR="00FA74CE" w:rsidRDefault="00FA74CE">
      <w:pPr>
        <w:pStyle w:val="Textodecomentrio"/>
      </w:pPr>
      <w:r>
        <w:t>COMO TERA UM RELATORIO DE ALGO QUE O SISTEMA NÃO TEM ONDE BUSCAR A INFORMAÇÃO???</w:t>
      </w:r>
    </w:p>
  </w:comment>
  <w:comment w:id="313" w:author="Silvia Helena" w:date="2018-06-27T17:14:00Z" w:initials="SH">
    <w:p w14:paraId="50737761" w14:textId="77777777" w:rsidR="00FA74CE" w:rsidRDefault="00FA74CE">
      <w:pPr>
        <w:pStyle w:val="Textodecomentrio"/>
      </w:pPr>
      <w:r>
        <w:rPr>
          <w:rStyle w:val="Refdecomentrio"/>
        </w:rPr>
        <w:annotationRef/>
      </w:r>
      <w:r>
        <w:t>QUE DATA????</w:t>
      </w:r>
    </w:p>
  </w:comment>
  <w:comment w:id="320" w:author="Silvia Helena" w:date="2018-06-27T17:14:00Z" w:initials="SH">
    <w:p w14:paraId="78B794A2" w14:textId="77777777" w:rsidR="00FA74CE" w:rsidRDefault="00FA74CE">
      <w:pPr>
        <w:pStyle w:val="Textodecomentrio"/>
      </w:pPr>
      <w:r>
        <w:rPr>
          <w:rStyle w:val="Refdecomentrio"/>
        </w:rPr>
        <w:annotationRef/>
      </w:r>
      <w:r>
        <w:t>QUAL DATA É ESTA?</w:t>
      </w:r>
    </w:p>
  </w:comment>
  <w:comment w:id="321" w:author="Silvia Helena" w:date="2018-06-27T17:14:00Z" w:initials="SH">
    <w:p w14:paraId="35CE073C" w14:textId="77777777" w:rsidR="00FA74CE" w:rsidRDefault="00FA74CE">
      <w:pPr>
        <w:pStyle w:val="Textodecomentrio"/>
      </w:pPr>
      <w:r>
        <w:rPr>
          <w:rStyle w:val="Refdecomentrio"/>
        </w:rPr>
        <w:annotationRef/>
      </w:r>
      <w:r>
        <w:t>COMO O SISTTEMA DEVE FAZER ISSO???</w:t>
      </w:r>
    </w:p>
  </w:comment>
  <w:comment w:id="327" w:author="Silvia Helena" w:date="2018-06-27T17:14:00Z" w:initials="SH">
    <w:p w14:paraId="3BF8505B" w14:textId="77777777" w:rsidR="00FA74CE" w:rsidRDefault="00FA74CE">
      <w:pPr>
        <w:pStyle w:val="Textodecomentrio"/>
      </w:pPr>
      <w:r>
        <w:rPr>
          <w:rStyle w:val="Refdecomentrio"/>
        </w:rPr>
        <w:annotationRef/>
      </w:r>
      <w:r>
        <w:t>O QUE SERIA ISSO??</w:t>
      </w:r>
    </w:p>
  </w:comment>
  <w:comment w:id="335" w:author="Silvia Helena" w:date="2018-06-27T17:14:00Z" w:initials="SH">
    <w:p w14:paraId="402F7871" w14:textId="77777777" w:rsidR="00FA74CE" w:rsidRDefault="00FA74CE">
      <w:pPr>
        <w:pStyle w:val="Textodecomentrio"/>
      </w:pPr>
      <w:r>
        <w:rPr>
          <w:rStyle w:val="Refdecomentrio"/>
        </w:rPr>
        <w:annotationRef/>
      </w:r>
      <w:r>
        <w:t>NÃO CONSULTA SERVIÇO???</w:t>
      </w:r>
    </w:p>
    <w:p w14:paraId="782C6888" w14:textId="77777777" w:rsidR="00FA74CE" w:rsidRDefault="00FA74CE">
      <w:pPr>
        <w:pStyle w:val="Textodecomentrio"/>
      </w:pPr>
    </w:p>
    <w:p w14:paraId="5AB30F4F" w14:textId="77777777" w:rsidR="00FA74CE" w:rsidRDefault="00FA74CE">
      <w:pPr>
        <w:pStyle w:val="Textodecomentrio"/>
      </w:pPr>
      <w:r>
        <w:t>NÃO GERA PARCELA CASO SEJA PAGAMENTO A PRAZO??</w:t>
      </w:r>
    </w:p>
  </w:comment>
  <w:comment w:id="345" w:author="Silvia Helena" w:date="2018-06-27T17:14:00Z" w:initials="SH">
    <w:p w14:paraId="225F24BD" w14:textId="77777777" w:rsidR="00FA74CE" w:rsidRDefault="00FA74CE">
      <w:pPr>
        <w:pStyle w:val="Textodecomentrio"/>
      </w:pPr>
      <w:r>
        <w:rPr>
          <w:rStyle w:val="Refdecomentrio"/>
        </w:rPr>
        <w:annotationRef/>
      </w:r>
      <w:r>
        <w:t>NÃO ENTENDI ISSO</w:t>
      </w:r>
    </w:p>
    <w:p w14:paraId="371134BC" w14:textId="77777777" w:rsidR="00FA74CE" w:rsidRDefault="00FA74CE">
      <w:pPr>
        <w:pStyle w:val="Textodecomentrio"/>
      </w:pPr>
    </w:p>
    <w:p w14:paraId="2A20F47A" w14:textId="77777777" w:rsidR="00FA74CE" w:rsidRDefault="00FA74CE">
      <w:pPr>
        <w:pStyle w:val="Textodecomentrio"/>
      </w:pPr>
      <w:r>
        <w:t>E ESTA FUNÇÃO VAI BUSCAR O QUE E ONDE???</w:t>
      </w:r>
    </w:p>
  </w:comment>
  <w:comment w:id="347" w:author="Silvia Helena" w:date="2018-06-27T17:14:00Z" w:initials="SH">
    <w:p w14:paraId="4D4FC08A" w14:textId="77777777" w:rsidR="00FA74CE" w:rsidRDefault="00FA74CE">
      <w:pPr>
        <w:pStyle w:val="Textodecomentrio"/>
      </w:pPr>
      <w:r>
        <w:rPr>
          <w:rStyle w:val="Refdecomentrio"/>
        </w:rPr>
        <w:annotationRef/>
      </w:r>
      <w:r>
        <w:t>CADE INCLUDES E EXTENDS??</w:t>
      </w:r>
    </w:p>
  </w:comment>
  <w:comment w:id="349" w:author="Silvia Helena" w:date="2018-06-27T17:14:00Z" w:initials="SH">
    <w:p w14:paraId="079A4E45" w14:textId="77777777" w:rsidR="00FA74CE" w:rsidRDefault="00FA74CE">
      <w:pPr>
        <w:pStyle w:val="Textodecomentrio"/>
      </w:pPr>
      <w:r>
        <w:rPr>
          <w:rStyle w:val="Refdecomentrio"/>
        </w:rPr>
        <w:annotationRef/>
      </w:r>
      <w:r>
        <w:t>CADE INCLUDES E EXTENDS??</w:t>
      </w:r>
    </w:p>
  </w:comment>
  <w:comment w:id="351" w:author="Silvia Helena" w:date="2018-06-27T17:14:00Z" w:initials="SH">
    <w:p w14:paraId="45B96244" w14:textId="77777777" w:rsidR="00FA74CE" w:rsidRDefault="00FA74CE">
      <w:pPr>
        <w:pStyle w:val="Textodecomentrio"/>
      </w:pPr>
      <w:r>
        <w:rPr>
          <w:rStyle w:val="Refdecomentrio"/>
        </w:rPr>
        <w:annotationRef/>
      </w:r>
      <w:r>
        <w:t>CADE INCLUDES E EXTENDS??</w:t>
      </w:r>
    </w:p>
  </w:comment>
  <w:comment w:id="353" w:author="Silvia Helena" w:date="2018-06-27T17:14:00Z" w:initials="SH">
    <w:p w14:paraId="73FBA331" w14:textId="77777777" w:rsidR="00FA74CE" w:rsidRDefault="00FA74CE">
      <w:pPr>
        <w:pStyle w:val="Textodecomentrio"/>
      </w:pPr>
      <w:r>
        <w:rPr>
          <w:rStyle w:val="Refdecomentrio"/>
        </w:rPr>
        <w:annotationRef/>
      </w:r>
      <w:r>
        <w:t>CADE INCLUDES E EXTENDS??</w:t>
      </w:r>
    </w:p>
  </w:comment>
  <w:comment w:id="355" w:author="Silvia Helena" w:date="2018-06-27T17:14:00Z" w:initials="SH">
    <w:p w14:paraId="17B07C80" w14:textId="77777777" w:rsidR="00FA74CE" w:rsidRDefault="00FA74CE">
      <w:pPr>
        <w:pStyle w:val="Textodecomentrio"/>
      </w:pPr>
      <w:r>
        <w:rPr>
          <w:rStyle w:val="Refdecomentrio"/>
        </w:rPr>
        <w:annotationRef/>
      </w:r>
      <w:r>
        <w:t>NÃO COSULTA ORDEM DE SERVIÇO???</w:t>
      </w:r>
    </w:p>
  </w:comment>
  <w:comment w:id="357" w:author="Silvia Helena" w:date="2018-06-27T17:14:00Z" w:initials="SH">
    <w:p w14:paraId="68A4EAFA" w14:textId="77777777" w:rsidR="00FA74CE" w:rsidRDefault="00FA74CE">
      <w:pPr>
        <w:pStyle w:val="Textodecomentrio"/>
      </w:pPr>
      <w:r>
        <w:rPr>
          <w:rStyle w:val="Refdecomentrio"/>
        </w:rPr>
        <w:annotationRef/>
      </w:r>
      <w:r>
        <w:t>FALTOU CONSULTAR O.S.</w:t>
      </w:r>
    </w:p>
  </w:comment>
  <w:comment w:id="359" w:author="Silvia Helena" w:date="2018-06-27T17:14:00Z" w:initials="SH">
    <w:p w14:paraId="19D766AB" w14:textId="77777777" w:rsidR="00FA74CE" w:rsidRDefault="00FA74CE">
      <w:pPr>
        <w:pStyle w:val="Textodecomentrio"/>
      </w:pPr>
      <w:r>
        <w:rPr>
          <w:rStyle w:val="Refdecomentrio"/>
        </w:rPr>
        <w:annotationRef/>
      </w:r>
      <w:r>
        <w:t>CADE INCLUDES E EXTENDS??</w:t>
      </w:r>
    </w:p>
  </w:comment>
  <w:comment w:id="360" w:author="Silvia Helena" w:date="2018-06-27T17:14:00Z" w:initials="SH">
    <w:p w14:paraId="778A6C89" w14:textId="77777777" w:rsidR="00FA74CE" w:rsidRDefault="00FA74CE">
      <w:pPr>
        <w:pStyle w:val="Textodecomentrio"/>
      </w:pPr>
      <w:r>
        <w:rPr>
          <w:rStyle w:val="Refdecomentrio"/>
        </w:rPr>
        <w:annotationRef/>
      </w:r>
      <w:r>
        <w:t>CADE INCLUDES E EXTENDS??</w:t>
      </w:r>
    </w:p>
  </w:comment>
  <w:comment w:id="361" w:author="Silvia Helena" w:date="2018-06-27T17:14:00Z" w:initials="SH">
    <w:p w14:paraId="1472A960" w14:textId="77777777" w:rsidR="00FA74CE" w:rsidRDefault="00FA74CE">
      <w:pPr>
        <w:pStyle w:val="Textodecomentrio"/>
      </w:pPr>
      <w:r>
        <w:rPr>
          <w:rStyle w:val="Refdecomentrio"/>
        </w:rPr>
        <w:annotationRef/>
      </w:r>
      <w:r>
        <w:t>DEVERIA ESTAR COMO 1º USE CASE ANTES DOS USE CASES ESPECIFICOS</w:t>
      </w:r>
    </w:p>
    <w:p w14:paraId="0DD8870B" w14:textId="77777777" w:rsidR="00FA74CE" w:rsidRDefault="00FA74CE">
      <w:pPr>
        <w:pStyle w:val="Textodecomentrio"/>
      </w:pPr>
    </w:p>
    <w:p w14:paraId="46C16931" w14:textId="77777777" w:rsidR="00FA74CE" w:rsidRDefault="00FA74CE">
      <w:pPr>
        <w:pStyle w:val="Textodecomentrio"/>
      </w:pPr>
    </w:p>
    <w:p w14:paraId="04ED5F7C" w14:textId="77777777" w:rsidR="00FA74CE" w:rsidRPr="002E097B" w:rsidRDefault="00FA74CE">
      <w:pPr>
        <w:pStyle w:val="Textodecomentrio"/>
        <w:rPr>
          <w:b/>
        </w:rPr>
      </w:pPr>
      <w:r w:rsidRPr="002E097B">
        <w:rPr>
          <w:b/>
        </w:rPr>
        <w:t>O QUE É ESTE ATOR BANCO DE DADOS????</w:t>
      </w:r>
    </w:p>
  </w:comment>
  <w:comment w:id="362" w:author="Silvia Helena" w:date="2018-06-27T17:14:00Z" w:initials="SH">
    <w:p w14:paraId="2174D3FE" w14:textId="77777777" w:rsidR="00FA74CE" w:rsidRDefault="00FA74CE">
      <w:pPr>
        <w:pStyle w:val="Textodecomentrio"/>
      </w:pPr>
      <w:r>
        <w:rPr>
          <w:rStyle w:val="Refdecomentrio"/>
        </w:rPr>
        <w:annotationRef/>
      </w:r>
      <w:r>
        <w:t>SÓ ESTE???</w:t>
      </w:r>
    </w:p>
  </w:comment>
  <w:comment w:id="363" w:author="Silvia Helena" w:date="2018-06-27T17:14:00Z" w:initials="SH">
    <w:p w14:paraId="19F576BE" w14:textId="77777777" w:rsidR="00FA74CE" w:rsidRDefault="00FA74CE">
      <w:pPr>
        <w:pStyle w:val="Textodecomentrio"/>
      </w:pPr>
      <w:r>
        <w:rPr>
          <w:rStyle w:val="Refdecomentrio"/>
        </w:rPr>
        <w:annotationRef/>
      </w:r>
      <w:r>
        <w:t>CADE OS DIAGRAMAS DE ATIVIDADE????</w:t>
      </w:r>
    </w:p>
  </w:comment>
  <w:comment w:id="367" w:author="Silvia Helena" w:date="2018-06-27T17:14:00Z" w:initials="SH">
    <w:p w14:paraId="78D904BA" w14:textId="77777777" w:rsidR="00FA74CE" w:rsidRDefault="00FA74CE">
      <w:pPr>
        <w:pStyle w:val="Textodecomentrio"/>
      </w:pPr>
      <w:r>
        <w:rPr>
          <w:rStyle w:val="Refdecomentrio"/>
        </w:rPr>
        <w:annotationRef/>
      </w:r>
    </w:p>
    <w:p w14:paraId="38974C21" w14:textId="77777777" w:rsidR="00FA74CE" w:rsidRDefault="00FA74CE">
      <w:pPr>
        <w:pStyle w:val="Textodecomentrio"/>
        <w:rPr>
          <w:b/>
        </w:rPr>
      </w:pPr>
    </w:p>
    <w:p w14:paraId="1F5071DF" w14:textId="77777777" w:rsidR="00FA74CE" w:rsidRDefault="00FA74CE">
      <w:pPr>
        <w:pStyle w:val="Textodecomentrio"/>
        <w:rPr>
          <w:b/>
        </w:rPr>
      </w:pPr>
      <w:r w:rsidRPr="00236408">
        <w:rPr>
          <w:b/>
        </w:rPr>
        <w:t>ADMINISTRADOR</w:t>
      </w:r>
      <w:r>
        <w:rPr>
          <w:b/>
        </w:rPr>
        <w:t>:</w:t>
      </w:r>
    </w:p>
    <w:p w14:paraId="6C2D305B" w14:textId="77777777" w:rsidR="00FA74CE" w:rsidRDefault="00FA74CE">
      <w:pPr>
        <w:pStyle w:val="Textodecomentrio"/>
      </w:pPr>
      <w:r w:rsidRPr="00236408">
        <w:t>É o usuario?</w:t>
      </w:r>
    </w:p>
    <w:p w14:paraId="1CA503AE" w14:textId="77777777" w:rsidR="00FA74CE" w:rsidRDefault="00FA74CE">
      <w:pPr>
        <w:pStyle w:val="Textodecomentrio"/>
      </w:pPr>
    </w:p>
    <w:p w14:paraId="018ADDFE" w14:textId="77777777" w:rsidR="00FA74CE" w:rsidRDefault="00FA74CE">
      <w:pPr>
        <w:pStyle w:val="Textodecomentrio"/>
      </w:pPr>
    </w:p>
    <w:p w14:paraId="4772FA18" w14:textId="77777777" w:rsidR="00FA74CE" w:rsidRDefault="00FA74CE">
      <w:pPr>
        <w:pStyle w:val="Textodecomentrio"/>
      </w:pPr>
      <w:r w:rsidRPr="001939AD">
        <w:t xml:space="preserve">A MEU VER DEVERIA TER </w:t>
      </w:r>
      <w:r>
        <w:t>UMA LIGAÇÃO DE PEÇA COM SERVIÇO PARA SABER QUAL SERVIÇO DEVERA SER FETIO PARA CADA PEÇA</w:t>
      </w:r>
    </w:p>
    <w:p w14:paraId="20F133A1" w14:textId="77777777" w:rsidR="00FA74CE" w:rsidRDefault="00FA74CE">
      <w:pPr>
        <w:pStyle w:val="Textodecomentrio"/>
      </w:pPr>
    </w:p>
    <w:p w14:paraId="60565C50" w14:textId="77777777" w:rsidR="00FA74CE" w:rsidRDefault="00FA74CE">
      <w:pPr>
        <w:pStyle w:val="Textodecomentrio"/>
        <w:rPr>
          <w:b/>
        </w:rPr>
      </w:pPr>
      <w:r w:rsidRPr="00974F78">
        <w:rPr>
          <w:b/>
        </w:rPr>
        <w:t>ORDEM</w:t>
      </w:r>
    </w:p>
    <w:p w14:paraId="6C204512" w14:textId="77777777" w:rsidR="00FA74CE" w:rsidRDefault="00FA74CE">
      <w:pPr>
        <w:pStyle w:val="Textodecomentrio"/>
      </w:pPr>
      <w:r w:rsidRPr="00974F78">
        <w:t>Seria esta tabela</w:t>
      </w:r>
      <w:r>
        <w:t xml:space="preserve"> de serviço_Peca</w:t>
      </w:r>
    </w:p>
    <w:p w14:paraId="2D06C5D7" w14:textId="77777777" w:rsidR="00FA74CE" w:rsidRDefault="00FA74CE">
      <w:pPr>
        <w:pStyle w:val="Textodecomentrio"/>
      </w:pPr>
    </w:p>
    <w:p w14:paraId="77E09E25" w14:textId="77777777" w:rsidR="00FA74CE" w:rsidRDefault="00FA74CE">
      <w:pPr>
        <w:pStyle w:val="Textodecomentrio"/>
      </w:pPr>
    </w:p>
    <w:p w14:paraId="7F1FF7DC" w14:textId="77777777" w:rsidR="00FA74CE" w:rsidRDefault="00FA74CE" w:rsidP="002916D4">
      <w:pPr>
        <w:pStyle w:val="Textodecomentrio"/>
        <w:rPr>
          <w:b/>
        </w:rPr>
      </w:pPr>
      <w:r w:rsidRPr="001939AD">
        <w:rPr>
          <w:b/>
        </w:rPr>
        <w:t>Cadê a tabela referente a PAGAMENTOS que tanto descreveram nos requisitos???</w:t>
      </w:r>
    </w:p>
    <w:p w14:paraId="0874AE08" w14:textId="77777777" w:rsidR="00FA74CE" w:rsidRDefault="00FA74CE" w:rsidP="002916D4">
      <w:pPr>
        <w:pStyle w:val="Textodecomentrio"/>
        <w:rPr>
          <w:b/>
        </w:rPr>
      </w:pPr>
    </w:p>
    <w:p w14:paraId="7F452D2A" w14:textId="77777777" w:rsidR="00FA74CE" w:rsidRPr="00974F78" w:rsidRDefault="00FA74CE">
      <w:pPr>
        <w:pStyle w:val="Textodecomentrio"/>
      </w:pPr>
    </w:p>
  </w:comment>
  <w:comment w:id="370" w:author="Silvia Helena" w:date="2018-06-27T17:14:00Z" w:initials="SH">
    <w:p w14:paraId="1BE2904F" w14:textId="77777777" w:rsidR="00FA74CE" w:rsidRDefault="00FA74CE">
      <w:pPr>
        <w:pStyle w:val="Textodecomentrio"/>
      </w:pPr>
      <w:r>
        <w:rPr>
          <w:rStyle w:val="Refdecomentrio"/>
        </w:rPr>
        <w:annotationRef/>
      </w:r>
      <w:r>
        <w:t>Na tabela de cliente tem muitos dados, cadê eles nesta tela???</w:t>
      </w:r>
    </w:p>
  </w:comment>
  <w:comment w:id="371" w:author="Silvia Helena" w:date="2018-06-27T17:14:00Z" w:initials="SH">
    <w:p w14:paraId="5DC6D77A" w14:textId="77777777" w:rsidR="00FA74CE" w:rsidRDefault="00FA74CE">
      <w:pPr>
        <w:pStyle w:val="Textodecomentrio"/>
      </w:pPr>
      <w:r>
        <w:rPr>
          <w:rStyle w:val="Refdecomentrio"/>
        </w:rPr>
        <w:annotationRef/>
      </w:r>
      <w:r>
        <w:t>??????</w:t>
      </w:r>
    </w:p>
    <w:p w14:paraId="304546AD" w14:textId="77777777" w:rsidR="00FA74CE" w:rsidRDefault="00FA74CE">
      <w:pPr>
        <w:pStyle w:val="Textodecomentrio"/>
      </w:pPr>
    </w:p>
    <w:p w14:paraId="6CB52F24" w14:textId="77777777" w:rsidR="00FA74CE" w:rsidRDefault="00FA74CE">
      <w:pPr>
        <w:pStyle w:val="Textodecomentrio"/>
      </w:pPr>
      <w:r>
        <w:t>O que é isto???</w:t>
      </w:r>
    </w:p>
  </w:comment>
  <w:comment w:id="372" w:author="Silvia Helena" w:date="2018-06-27T17:14:00Z" w:initials="SH">
    <w:p w14:paraId="7DDE5F2D" w14:textId="77777777" w:rsidR="00FA74CE" w:rsidRDefault="00FA74CE">
      <w:pPr>
        <w:pStyle w:val="Textodecomentrio"/>
      </w:pPr>
      <w:r>
        <w:rPr>
          <w:rStyle w:val="Refdecomentrio"/>
        </w:rPr>
        <w:annotationRef/>
      </w:r>
      <w:r>
        <w:t>Novamente esta tela???</w:t>
      </w:r>
    </w:p>
  </w:comment>
  <w:comment w:id="373" w:author="Silvia Helena" w:date="2018-06-27T17:14:00Z" w:initials="SH">
    <w:p w14:paraId="56F63F27" w14:textId="77777777" w:rsidR="00FA74CE" w:rsidRDefault="00FA74CE">
      <w:pPr>
        <w:pStyle w:val="Textodecomentrio"/>
      </w:pPr>
      <w:r>
        <w:rPr>
          <w:rStyle w:val="Refdecomentrio"/>
        </w:rPr>
        <w:annotationRef/>
      </w:r>
      <w:r>
        <w:t>Deveria apresentar uma lista das peças cadastradas já que pode ter mais de uma em cada O.S</w:t>
      </w:r>
    </w:p>
    <w:p w14:paraId="3FE1941C" w14:textId="77777777" w:rsidR="00FA74CE" w:rsidRDefault="00FA74CE">
      <w:pPr>
        <w:pStyle w:val="Textodecomentrio"/>
      </w:pPr>
    </w:p>
    <w:p w14:paraId="4BFBC0F3" w14:textId="77777777" w:rsidR="00FA74CE" w:rsidRDefault="00FA74CE">
      <w:pPr>
        <w:pStyle w:val="Textodecomentrio"/>
      </w:pPr>
      <w:r>
        <w:t>Cade os outros das reerentes a O.S</w:t>
      </w:r>
    </w:p>
    <w:p w14:paraId="14260EC2" w14:textId="77777777" w:rsidR="00FA74CE" w:rsidRDefault="00FA74CE">
      <w:pPr>
        <w:pStyle w:val="Textodecomentrio"/>
      </w:pPr>
    </w:p>
    <w:p w14:paraId="1310F236" w14:textId="77777777" w:rsidR="00FA74CE" w:rsidRDefault="00FA74CE">
      <w:pPr>
        <w:pStyle w:val="Textodecomentrio"/>
      </w:pPr>
      <w:r>
        <w:t>Data de Entrega??</w:t>
      </w:r>
    </w:p>
  </w:comment>
  <w:comment w:id="376" w:author="Silvia Helena" w:date="2018-06-27T17:14:00Z" w:initials="SH">
    <w:p w14:paraId="0C28AAE8" w14:textId="77777777" w:rsidR="00FA74CE" w:rsidRDefault="00FA74CE">
      <w:pPr>
        <w:pStyle w:val="Textodecomentrio"/>
      </w:pPr>
      <w:r>
        <w:rPr>
          <w:rStyle w:val="Refdecomentrio"/>
        </w:rPr>
        <w:annotationRef/>
      </w:r>
      <w:r>
        <w:t>Cadê tela de pagamento?</w:t>
      </w:r>
    </w:p>
    <w:p w14:paraId="0F313CFB" w14:textId="77777777" w:rsidR="00FA74CE" w:rsidRDefault="00FA74CE">
      <w:pPr>
        <w:pStyle w:val="Textodecomentrio"/>
      </w:pPr>
    </w:p>
    <w:p w14:paraId="6EFD3396" w14:textId="77777777" w:rsidR="00FA74CE" w:rsidRDefault="00FA74CE">
      <w:pPr>
        <w:pStyle w:val="Textodecomentrio"/>
      </w:pPr>
      <w:r>
        <w:t>De relatórios??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523B6F" w15:done="0"/>
  <w15:commentEx w15:paraId="3999D876" w15:done="0"/>
  <w15:commentEx w15:paraId="7424EC40" w15:done="0"/>
  <w15:commentEx w15:paraId="52302F52" w15:done="0"/>
  <w15:commentEx w15:paraId="54BB804D" w15:done="0"/>
  <w15:commentEx w15:paraId="3835F38C" w15:done="0"/>
  <w15:commentEx w15:paraId="3F47D83A" w15:done="0"/>
  <w15:commentEx w15:paraId="04ECA701" w15:done="0"/>
  <w15:commentEx w15:paraId="0444E7FF" w15:done="0"/>
  <w15:commentEx w15:paraId="1FAB0BC8" w15:done="0"/>
  <w15:commentEx w15:paraId="2D9B2E71" w15:done="0"/>
  <w15:commentEx w15:paraId="0EA0EEFE" w15:done="0"/>
  <w15:commentEx w15:paraId="4EFD3780" w15:done="0"/>
  <w15:commentEx w15:paraId="6C8BF644" w15:done="0"/>
  <w15:commentEx w15:paraId="50737761" w15:done="0"/>
  <w15:commentEx w15:paraId="78B794A2" w15:done="0"/>
  <w15:commentEx w15:paraId="35CE073C" w15:done="0"/>
  <w15:commentEx w15:paraId="3BF8505B" w15:done="0"/>
  <w15:commentEx w15:paraId="5AB30F4F" w15:done="0"/>
  <w15:commentEx w15:paraId="2A20F47A" w15:done="0"/>
  <w15:commentEx w15:paraId="4D4FC08A" w15:done="0"/>
  <w15:commentEx w15:paraId="079A4E45" w15:done="0"/>
  <w15:commentEx w15:paraId="45B96244" w15:done="0"/>
  <w15:commentEx w15:paraId="73FBA331" w15:done="0"/>
  <w15:commentEx w15:paraId="17B07C80" w15:done="0"/>
  <w15:commentEx w15:paraId="68A4EAFA" w15:done="0"/>
  <w15:commentEx w15:paraId="19D766AB" w15:done="0"/>
  <w15:commentEx w15:paraId="778A6C89" w15:done="0"/>
  <w15:commentEx w15:paraId="04ED5F7C" w15:done="0"/>
  <w15:commentEx w15:paraId="2174D3FE" w15:done="0"/>
  <w15:commentEx w15:paraId="19F576BE" w15:done="0"/>
  <w15:commentEx w15:paraId="7F452D2A" w15:done="0"/>
  <w15:commentEx w15:paraId="1BE2904F" w15:done="0"/>
  <w15:commentEx w15:paraId="6CB52F24" w15:done="0"/>
  <w15:commentEx w15:paraId="7DDE5F2D" w15:done="0"/>
  <w15:commentEx w15:paraId="1310F236" w15:done="0"/>
  <w15:commentEx w15:paraId="6EFD33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523B6F" w16cid:durableId="1F1C6B6D"/>
  <w16cid:commentId w16cid:paraId="3999D876" w16cid:durableId="1F1C6B6E"/>
  <w16cid:commentId w16cid:paraId="7424EC40" w16cid:durableId="1F1C6B6F"/>
  <w16cid:commentId w16cid:paraId="52302F52" w16cid:durableId="1F1C6B70"/>
  <w16cid:commentId w16cid:paraId="54BB804D" w16cid:durableId="1F1C6B71"/>
  <w16cid:commentId w16cid:paraId="3835F38C" w16cid:durableId="1F1C6B73"/>
  <w16cid:commentId w16cid:paraId="3F47D83A" w16cid:durableId="1F1C6B74"/>
  <w16cid:commentId w16cid:paraId="04ECA701" w16cid:durableId="1F1C6B75"/>
  <w16cid:commentId w16cid:paraId="0444E7FF" w16cid:durableId="1F1C6B76"/>
  <w16cid:commentId w16cid:paraId="1FAB0BC8" w16cid:durableId="1F1C6B77"/>
  <w16cid:commentId w16cid:paraId="2D9B2E71" w16cid:durableId="1F1C6B78"/>
  <w16cid:commentId w16cid:paraId="0EA0EEFE" w16cid:durableId="1F1C6B79"/>
  <w16cid:commentId w16cid:paraId="4EFD3780" w16cid:durableId="1F1C6B7B"/>
  <w16cid:commentId w16cid:paraId="6C8BF644" w16cid:durableId="1F1C6B7C"/>
  <w16cid:commentId w16cid:paraId="50737761" w16cid:durableId="1F1C6B7D"/>
  <w16cid:commentId w16cid:paraId="78B794A2" w16cid:durableId="1F1C6B7E"/>
  <w16cid:commentId w16cid:paraId="35CE073C" w16cid:durableId="1F1C6B7F"/>
  <w16cid:commentId w16cid:paraId="3BF8505B" w16cid:durableId="1F1C6B80"/>
  <w16cid:commentId w16cid:paraId="5AB30F4F" w16cid:durableId="1F1C6B81"/>
  <w16cid:commentId w16cid:paraId="2A20F47A" w16cid:durableId="1F1C6B82"/>
  <w16cid:commentId w16cid:paraId="4D4FC08A" w16cid:durableId="1F1C6B83"/>
  <w16cid:commentId w16cid:paraId="079A4E45" w16cid:durableId="1F1C6B84"/>
  <w16cid:commentId w16cid:paraId="45B96244" w16cid:durableId="1F1C6B85"/>
  <w16cid:commentId w16cid:paraId="73FBA331" w16cid:durableId="1F1C6B86"/>
  <w16cid:commentId w16cid:paraId="17B07C80" w16cid:durableId="1F1C6B87"/>
  <w16cid:commentId w16cid:paraId="68A4EAFA" w16cid:durableId="1F1C6B88"/>
  <w16cid:commentId w16cid:paraId="19D766AB" w16cid:durableId="1F1C6B89"/>
  <w16cid:commentId w16cid:paraId="778A6C89" w16cid:durableId="1F1C6B8A"/>
  <w16cid:commentId w16cid:paraId="04ED5F7C" w16cid:durableId="1F1C6B8B"/>
  <w16cid:commentId w16cid:paraId="2174D3FE" w16cid:durableId="1F1C6B8C"/>
  <w16cid:commentId w16cid:paraId="7F452D2A" w16cid:durableId="1F1C6B8D"/>
  <w16cid:commentId w16cid:paraId="1BE2904F" w16cid:durableId="1F1C6B8E"/>
  <w16cid:commentId w16cid:paraId="6CB52F24" w16cid:durableId="1F1C6B8F"/>
  <w16cid:commentId w16cid:paraId="7DDE5F2D" w16cid:durableId="1F1C6B90"/>
  <w16cid:commentId w16cid:paraId="1310F236" w16cid:durableId="1F1C6B9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3E556" w14:textId="77777777" w:rsidR="00FA74CE" w:rsidRDefault="00FA74CE" w:rsidP="008D51A1">
      <w:pPr>
        <w:spacing w:after="0" w:line="240" w:lineRule="auto"/>
      </w:pPr>
      <w:r>
        <w:separator/>
      </w:r>
    </w:p>
  </w:endnote>
  <w:endnote w:type="continuationSeparator" w:id="0">
    <w:p w14:paraId="62D00CE9" w14:textId="77777777" w:rsidR="00FA74CE" w:rsidRDefault="00FA74CE" w:rsidP="008D5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222D4" w14:textId="77777777" w:rsidR="00FA74CE" w:rsidRDefault="00FA74CE" w:rsidP="008D51A1">
      <w:pPr>
        <w:spacing w:after="0" w:line="240" w:lineRule="auto"/>
      </w:pPr>
      <w:r>
        <w:separator/>
      </w:r>
    </w:p>
  </w:footnote>
  <w:footnote w:type="continuationSeparator" w:id="0">
    <w:p w14:paraId="022841F6" w14:textId="77777777" w:rsidR="00FA74CE" w:rsidRDefault="00FA74CE" w:rsidP="008D5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BEADA" w14:textId="77777777" w:rsidR="00FA74CE" w:rsidRDefault="00FA74CE">
    <w:pPr>
      <w:pStyle w:val="Normal1"/>
      <w:pBdr>
        <w:top w:val="nil"/>
        <w:left w:val="nil"/>
        <w:bottom w:val="nil"/>
        <w:right w:val="nil"/>
        <w:between w:val="nil"/>
      </w:pBdr>
      <w:tabs>
        <w:tab w:val="center" w:pos="4252"/>
        <w:tab w:val="right" w:pos="8504"/>
      </w:tabs>
      <w:spacing w:after="0" w:line="240" w:lineRule="auto"/>
      <w:jc w:val="right"/>
      <w:rPr>
        <w:color w:val="000000"/>
      </w:rPr>
    </w:pPr>
  </w:p>
  <w:p w14:paraId="56CDB3FE" w14:textId="77777777" w:rsidR="00FA74CE" w:rsidRDefault="00FA74CE">
    <w:pPr>
      <w:pStyle w:val="Normal1"/>
      <w:pBdr>
        <w:top w:val="nil"/>
        <w:left w:val="nil"/>
        <w:bottom w:val="nil"/>
        <w:right w:val="nil"/>
        <w:between w:val="nil"/>
      </w:pBdr>
      <w:tabs>
        <w:tab w:val="center" w:pos="4252"/>
        <w:tab w:val="right" w:pos="8504"/>
      </w:tabs>
      <w:spacing w:after="0" w:line="240" w:lineRule="auto"/>
      <w:jc w:val="right"/>
      <w:rPr>
        <w:color w:val="000000"/>
      </w:rPr>
    </w:pPr>
  </w:p>
  <w:p w14:paraId="2C7EE86C" w14:textId="186CBB08" w:rsidR="00FA74CE" w:rsidRDefault="00FA74CE">
    <w:pPr>
      <w:pStyle w:val="Normal1"/>
      <w:pBdr>
        <w:top w:val="nil"/>
        <w:left w:val="nil"/>
        <w:bottom w:val="nil"/>
        <w:right w:val="nil"/>
        <w:between w:val="nil"/>
      </w:pBdr>
      <w:tabs>
        <w:tab w:val="center" w:pos="4252"/>
        <w:tab w:val="right" w:pos="8504"/>
      </w:tabs>
      <w:spacing w:after="0" w:line="240" w:lineRule="auto"/>
      <w:jc w:val="right"/>
    </w:pPr>
    <w:r>
      <w:rPr>
        <w:color w:val="000000"/>
      </w:rPr>
      <w:fldChar w:fldCharType="begin"/>
    </w:r>
    <w:r>
      <w:rPr>
        <w:color w:val="000000"/>
      </w:rPr>
      <w:instrText>PAGE</w:instrText>
    </w:r>
    <w:r>
      <w:rPr>
        <w:color w:val="000000"/>
      </w:rPr>
      <w:fldChar w:fldCharType="separate"/>
    </w:r>
    <w:r w:rsidR="00893E16">
      <w:rPr>
        <w:noProof/>
        <w:color w:val="000000"/>
      </w:rPr>
      <w:t>34</w:t>
    </w:r>
    <w:r>
      <w:rPr>
        <w:color w:val="00000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7A7D"/>
    <w:multiLevelType w:val="hybridMultilevel"/>
    <w:tmpl w:val="3EBAF3F4"/>
    <w:lvl w:ilvl="0" w:tplc="9992E364">
      <w:start w:val="1"/>
      <w:numFmt w:val="decimal"/>
      <w:lvlText w:val="6.3.%1"/>
      <w:lvlJc w:val="left"/>
      <w:pPr>
        <w:ind w:left="1571" w:hanging="360"/>
      </w:pPr>
      <w:rPr>
        <w:rFonts w:hint="default"/>
        <w:b/>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07CA7FED"/>
    <w:multiLevelType w:val="multilevel"/>
    <w:tmpl w:val="0EFE86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10064BE"/>
    <w:multiLevelType w:val="multilevel"/>
    <w:tmpl w:val="2B64EE2C"/>
    <w:lvl w:ilvl="0">
      <w:start w:val="8"/>
      <w:numFmt w:val="decimal"/>
      <w:lvlText w:val="RF0%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5D177C"/>
    <w:multiLevelType w:val="multilevel"/>
    <w:tmpl w:val="3E1AECEC"/>
    <w:lvl w:ilvl="0">
      <w:start w:val="1"/>
      <w:numFmt w:val="decimal"/>
      <w:lvlText w:val="%1."/>
      <w:lvlJc w:val="left"/>
      <w:pPr>
        <w:ind w:left="360" w:hanging="360"/>
      </w:pPr>
    </w:lvl>
    <w:lvl w:ilvl="1">
      <w:start w:val="1"/>
      <w:numFmt w:val="decimal"/>
      <w:lvlText w:val="1.%2"/>
      <w:lvlJc w:val="left"/>
      <w:pPr>
        <w:ind w:left="858"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E80993"/>
    <w:multiLevelType w:val="multilevel"/>
    <w:tmpl w:val="6FB609D6"/>
    <w:lvl w:ilvl="0">
      <w:start w:val="1"/>
      <w:numFmt w:val="decimal"/>
      <w:lvlText w:val="6.%1"/>
      <w:lvlJc w:val="left"/>
      <w:pPr>
        <w:ind w:left="360" w:hanging="360"/>
      </w:pPr>
      <w:rPr>
        <w:b/>
        <w:sz w:val="24"/>
        <w:szCs w:val="24"/>
      </w:rPr>
    </w:lvl>
    <w:lvl w:ilvl="1">
      <w:start w:val="1"/>
      <w:numFmt w:val="decimal"/>
      <w:lvlText w:val="6.%2"/>
      <w:lvlJc w:val="left"/>
      <w:pPr>
        <w:ind w:left="792" w:hanging="432"/>
      </w:pPr>
      <w:rPr>
        <w:sz w:val="24"/>
        <w:szCs w:val="24"/>
      </w:rPr>
    </w:lvl>
    <w:lvl w:ilvl="2">
      <w:start w:val="1"/>
      <w:numFmt w:val="decimal"/>
      <w:lvlText w:val="6.2.%3"/>
      <w:lvlJc w:val="left"/>
      <w:pPr>
        <w:ind w:left="1224" w:hanging="504"/>
      </w:pPr>
      <w:rPr>
        <w:rFonts w:hint="default"/>
        <w:b/>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270E62"/>
    <w:multiLevelType w:val="multilevel"/>
    <w:tmpl w:val="1754399A"/>
    <w:lvl w:ilvl="0">
      <w:start w:val="1"/>
      <w:numFmt w:val="decimal"/>
      <w:lvlText w:val="RF0%1."/>
      <w:lvlJc w:val="left"/>
      <w:pPr>
        <w:ind w:left="360" w:hanging="360"/>
      </w:pPr>
      <w:rPr>
        <w:rFonts w:hint="default"/>
        <w:b/>
        <w:sz w:val="28"/>
        <w:szCs w:val="28"/>
      </w:rPr>
    </w:lvl>
    <w:lvl w:ilvl="1">
      <w:start w:val="5"/>
      <w:numFmt w:val="decimal"/>
      <w:lvlText w:val="6.%2"/>
      <w:lvlJc w:val="left"/>
      <w:pPr>
        <w:ind w:left="858" w:hanging="432"/>
      </w:pPr>
      <w:rPr>
        <w:rFonts w:hint="default"/>
        <w:b/>
        <w:sz w:val="24"/>
        <w:szCs w:val="24"/>
      </w:rPr>
    </w:lvl>
    <w:lvl w:ilvl="2">
      <w:start w:val="6"/>
      <w:numFmt w:val="decimal"/>
      <w:lvlText w:val="%3.2.1"/>
      <w:lvlJc w:val="left"/>
      <w:pPr>
        <w:ind w:left="1224" w:hanging="504"/>
      </w:pPr>
      <w:rPr>
        <w:rFonts w:hint="default"/>
        <w:sz w:val="24"/>
        <w:szCs w:val="24"/>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382176"/>
    <w:multiLevelType w:val="multilevel"/>
    <w:tmpl w:val="CEF41E16"/>
    <w:lvl w:ilvl="0">
      <w:start w:val="1"/>
      <w:numFmt w:val="decimal"/>
      <w:lvlText w:val="4.%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505F97"/>
    <w:multiLevelType w:val="multilevel"/>
    <w:tmpl w:val="C0FE733A"/>
    <w:lvl w:ilvl="0">
      <w:start w:val="2"/>
      <w:numFmt w:val="decimal"/>
      <w:lvlText w:val="6.%1"/>
      <w:lvlJc w:val="left"/>
      <w:pPr>
        <w:ind w:left="360" w:hanging="360"/>
      </w:pPr>
      <w:rPr>
        <w:sz w:val="24"/>
        <w:szCs w:val="24"/>
      </w:rPr>
    </w:lvl>
    <w:lvl w:ilvl="1">
      <w:start w:val="1"/>
      <w:numFmt w:val="decimal"/>
      <w:lvlText w:val="6.%2"/>
      <w:lvlJc w:val="left"/>
      <w:pPr>
        <w:ind w:left="792" w:hanging="432"/>
      </w:pPr>
      <w:rPr>
        <w:sz w:val="24"/>
        <w:szCs w:val="24"/>
      </w:rPr>
    </w:lvl>
    <w:lvl w:ilvl="2">
      <w:start w:val="1"/>
      <w:numFmt w:val="decimal"/>
      <w:lvlText w:val="6.3.%3"/>
      <w:lvlJc w:val="left"/>
      <w:pPr>
        <w:ind w:left="1224" w:hanging="504"/>
      </w:pPr>
      <w:rPr>
        <w:rFonts w:hint="default"/>
        <w:b/>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884573"/>
    <w:multiLevelType w:val="multilevel"/>
    <w:tmpl w:val="39D408E8"/>
    <w:lvl w:ilvl="0">
      <w:start w:val="1"/>
      <w:numFmt w:val="decimal"/>
      <w:lvlText w:val="9.%1"/>
      <w:lvlJc w:val="left"/>
      <w:pPr>
        <w:ind w:left="2024" w:hanging="360"/>
      </w:pPr>
      <w:rPr>
        <w:b/>
        <w:sz w:val="24"/>
        <w:szCs w:val="24"/>
      </w:rPr>
    </w:lvl>
    <w:lvl w:ilvl="1">
      <w:start w:val="1"/>
      <w:numFmt w:val="lowerLetter"/>
      <w:lvlText w:val="%2."/>
      <w:lvlJc w:val="left"/>
      <w:pPr>
        <w:ind w:left="2744" w:hanging="360"/>
      </w:pPr>
    </w:lvl>
    <w:lvl w:ilvl="2">
      <w:start w:val="1"/>
      <w:numFmt w:val="lowerRoman"/>
      <w:lvlText w:val="%3."/>
      <w:lvlJc w:val="right"/>
      <w:pPr>
        <w:ind w:left="3464" w:hanging="180"/>
      </w:pPr>
    </w:lvl>
    <w:lvl w:ilvl="3">
      <w:start w:val="1"/>
      <w:numFmt w:val="decimal"/>
      <w:lvlText w:val="%4."/>
      <w:lvlJc w:val="left"/>
      <w:pPr>
        <w:ind w:left="4184" w:hanging="360"/>
      </w:pPr>
    </w:lvl>
    <w:lvl w:ilvl="4">
      <w:start w:val="1"/>
      <w:numFmt w:val="lowerLetter"/>
      <w:lvlText w:val="%5."/>
      <w:lvlJc w:val="left"/>
      <w:pPr>
        <w:ind w:left="4904" w:hanging="360"/>
      </w:pPr>
    </w:lvl>
    <w:lvl w:ilvl="5">
      <w:start w:val="1"/>
      <w:numFmt w:val="lowerRoman"/>
      <w:lvlText w:val="%6."/>
      <w:lvlJc w:val="right"/>
      <w:pPr>
        <w:ind w:left="5624" w:hanging="180"/>
      </w:pPr>
    </w:lvl>
    <w:lvl w:ilvl="6">
      <w:start w:val="1"/>
      <w:numFmt w:val="decimal"/>
      <w:lvlText w:val="%7."/>
      <w:lvlJc w:val="left"/>
      <w:pPr>
        <w:ind w:left="6344" w:hanging="360"/>
      </w:pPr>
    </w:lvl>
    <w:lvl w:ilvl="7">
      <w:start w:val="1"/>
      <w:numFmt w:val="lowerLetter"/>
      <w:lvlText w:val="%8."/>
      <w:lvlJc w:val="left"/>
      <w:pPr>
        <w:ind w:left="7064" w:hanging="360"/>
      </w:pPr>
    </w:lvl>
    <w:lvl w:ilvl="8">
      <w:start w:val="1"/>
      <w:numFmt w:val="lowerRoman"/>
      <w:lvlText w:val="%9."/>
      <w:lvlJc w:val="right"/>
      <w:pPr>
        <w:ind w:left="7784" w:hanging="180"/>
      </w:pPr>
    </w:lvl>
  </w:abstractNum>
  <w:abstractNum w:abstractNumId="9" w15:restartNumberingAfterBreak="0">
    <w:nsid w:val="3D8435B4"/>
    <w:multiLevelType w:val="multilevel"/>
    <w:tmpl w:val="ECDAF3E4"/>
    <w:lvl w:ilvl="0">
      <w:start w:val="1"/>
      <w:numFmt w:val="decimal"/>
      <w:lvlText w:val="11.%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AA1EE4"/>
    <w:multiLevelType w:val="multilevel"/>
    <w:tmpl w:val="773CAD56"/>
    <w:lvl w:ilvl="0">
      <w:start w:val="1"/>
      <w:numFmt w:val="decimal"/>
      <w:lvlText w:val="7.%1"/>
      <w:lvlJc w:val="left"/>
      <w:pPr>
        <w:ind w:left="786" w:hanging="360"/>
      </w:pPr>
      <w:rPr>
        <w:b/>
        <w:sz w:val="24"/>
        <w:szCs w:val="24"/>
      </w:rPr>
    </w:lvl>
    <w:lvl w:ilvl="1">
      <w:start w:val="1"/>
      <w:numFmt w:val="decimal"/>
      <w:lvlText w:val="7.1.%2"/>
      <w:lvlJc w:val="left"/>
      <w:pPr>
        <w:ind w:left="1506" w:hanging="360"/>
      </w:pPr>
      <w:rPr>
        <w:sz w:val="24"/>
        <w:szCs w:val="24"/>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15:restartNumberingAfterBreak="0">
    <w:nsid w:val="462C4955"/>
    <w:multiLevelType w:val="multilevel"/>
    <w:tmpl w:val="EF263188"/>
    <w:lvl w:ilvl="0">
      <w:start w:val="1"/>
      <w:numFmt w:val="decimal"/>
      <w:lvlText w:val="8.%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32049BA"/>
    <w:multiLevelType w:val="multilevel"/>
    <w:tmpl w:val="4EA8F0C6"/>
    <w:lvl w:ilvl="0">
      <w:start w:val="1"/>
      <w:numFmt w:val="decimal"/>
      <w:lvlText w:val="3.2.%1"/>
      <w:lvlJc w:val="left"/>
      <w:pPr>
        <w:ind w:left="2160" w:hanging="360"/>
      </w:pPr>
      <w:rPr>
        <w:b/>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55F67BE5"/>
    <w:multiLevelType w:val="multilevel"/>
    <w:tmpl w:val="C028682C"/>
    <w:lvl w:ilvl="0">
      <w:start w:val="1"/>
      <w:numFmt w:val="decimal"/>
      <w:lvlText w:val="5.%1"/>
      <w:lvlJc w:val="left"/>
      <w:pPr>
        <w:ind w:left="907" w:hanging="340"/>
      </w:pPr>
      <w:rPr>
        <w:b/>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4" w15:restartNumberingAfterBreak="0">
    <w:nsid w:val="5ABA6747"/>
    <w:multiLevelType w:val="multilevel"/>
    <w:tmpl w:val="D50CD8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3"/>
      <w:lvlJc w:val="left"/>
      <w:pPr>
        <w:ind w:left="1224" w:hanging="504"/>
      </w:pPr>
      <w:rPr>
        <w:b/>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453F4C"/>
    <w:multiLevelType w:val="hybridMultilevel"/>
    <w:tmpl w:val="FBF22B62"/>
    <w:lvl w:ilvl="0" w:tplc="A5D8E3A0">
      <w:start w:val="1"/>
      <w:numFmt w:val="decimal"/>
      <w:lvlText w:val="10.3.%1"/>
      <w:lvlJc w:val="left"/>
      <w:pPr>
        <w:ind w:left="1571" w:hanging="360"/>
      </w:pPr>
      <w:rPr>
        <w:rFonts w:ascii="Arial" w:hAnsi="Arial" w:hint="default"/>
        <w:b/>
        <w:i w:val="0"/>
        <w:sz w:val="24"/>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6" w15:restartNumberingAfterBreak="0">
    <w:nsid w:val="63FA4816"/>
    <w:multiLevelType w:val="multilevel"/>
    <w:tmpl w:val="5726C00A"/>
    <w:lvl w:ilvl="0">
      <w:start w:val="1"/>
      <w:numFmt w:val="decimal"/>
      <w:lvlText w:val="3.%1"/>
      <w:lvlJc w:val="left"/>
      <w:pPr>
        <w:ind w:left="907" w:hanging="340"/>
      </w:pPr>
      <w:rPr>
        <w:b/>
        <w:sz w:val="24"/>
        <w:szCs w:val="24"/>
      </w:rPr>
    </w:lvl>
    <w:lvl w:ilvl="1">
      <w:start w:val="1"/>
      <w:numFmt w:val="lowerLetter"/>
      <w:lvlText w:val="%2."/>
      <w:lvlJc w:val="left"/>
      <w:pPr>
        <w:ind w:left="2370" w:hanging="360"/>
      </w:pPr>
    </w:lvl>
    <w:lvl w:ilvl="2">
      <w:start w:val="1"/>
      <w:numFmt w:val="lowerRoman"/>
      <w:lvlText w:val="%3."/>
      <w:lvlJc w:val="right"/>
      <w:pPr>
        <w:ind w:left="3090" w:hanging="180"/>
      </w:pPr>
    </w:lvl>
    <w:lvl w:ilvl="3">
      <w:start w:val="1"/>
      <w:numFmt w:val="decimal"/>
      <w:lvlText w:val="%4."/>
      <w:lvlJc w:val="left"/>
      <w:pPr>
        <w:ind w:left="3810" w:hanging="360"/>
      </w:pPr>
    </w:lvl>
    <w:lvl w:ilvl="4">
      <w:start w:val="1"/>
      <w:numFmt w:val="lowerLetter"/>
      <w:lvlText w:val="%5."/>
      <w:lvlJc w:val="left"/>
      <w:pPr>
        <w:ind w:left="4530" w:hanging="360"/>
      </w:pPr>
    </w:lvl>
    <w:lvl w:ilvl="5">
      <w:start w:val="1"/>
      <w:numFmt w:val="lowerRoman"/>
      <w:lvlText w:val="%6."/>
      <w:lvlJc w:val="right"/>
      <w:pPr>
        <w:ind w:left="5250" w:hanging="180"/>
      </w:pPr>
    </w:lvl>
    <w:lvl w:ilvl="6">
      <w:start w:val="1"/>
      <w:numFmt w:val="decimal"/>
      <w:lvlText w:val="%7."/>
      <w:lvlJc w:val="left"/>
      <w:pPr>
        <w:ind w:left="5970" w:hanging="360"/>
      </w:pPr>
    </w:lvl>
    <w:lvl w:ilvl="7">
      <w:start w:val="1"/>
      <w:numFmt w:val="lowerLetter"/>
      <w:lvlText w:val="%8."/>
      <w:lvlJc w:val="left"/>
      <w:pPr>
        <w:ind w:left="6690" w:hanging="360"/>
      </w:pPr>
    </w:lvl>
    <w:lvl w:ilvl="8">
      <w:start w:val="1"/>
      <w:numFmt w:val="lowerRoman"/>
      <w:lvlText w:val="%9."/>
      <w:lvlJc w:val="right"/>
      <w:pPr>
        <w:ind w:left="7410" w:hanging="180"/>
      </w:pPr>
    </w:lvl>
  </w:abstractNum>
  <w:abstractNum w:abstractNumId="17" w15:restartNumberingAfterBreak="0">
    <w:nsid w:val="686A6D55"/>
    <w:multiLevelType w:val="multilevel"/>
    <w:tmpl w:val="7FF207BA"/>
    <w:lvl w:ilvl="0">
      <w:start w:val="7"/>
      <w:numFmt w:val="decimal"/>
      <w:lvlText w:val="RF0%1."/>
      <w:lvlJc w:val="left"/>
      <w:pPr>
        <w:ind w:left="360" w:hanging="360"/>
      </w:pPr>
      <w:rPr>
        <w:rFonts w:hint="default"/>
        <w:b/>
        <w:sz w:val="28"/>
        <w:szCs w:val="28"/>
      </w:rPr>
    </w:lvl>
    <w:lvl w:ilvl="1">
      <w:start w:val="3"/>
      <w:numFmt w:val="decimal"/>
      <w:lvlText w:val="6.%2"/>
      <w:lvlJc w:val="left"/>
      <w:pPr>
        <w:ind w:left="792" w:hanging="432"/>
      </w:pPr>
      <w:rPr>
        <w:rFonts w:hint="default"/>
        <w:b/>
        <w:sz w:val="24"/>
        <w:szCs w:val="24"/>
      </w:rPr>
    </w:lvl>
    <w:lvl w:ilvl="2">
      <w:start w:val="6"/>
      <w:numFmt w:val="decimal"/>
      <w:lvlText w:val="%3.2.1"/>
      <w:lvlJc w:val="left"/>
      <w:pPr>
        <w:ind w:left="1224" w:hanging="504"/>
      </w:pPr>
      <w:rPr>
        <w:rFonts w:hint="default"/>
        <w:sz w:val="24"/>
        <w:szCs w:val="24"/>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11B6A38"/>
    <w:multiLevelType w:val="multilevel"/>
    <w:tmpl w:val="52EA5312"/>
    <w:lvl w:ilvl="0">
      <w:start w:val="1"/>
      <w:numFmt w:val="decimal"/>
      <w:lvlText w:val="%1."/>
      <w:lvlJc w:val="left"/>
      <w:pPr>
        <w:ind w:left="360" w:hanging="360"/>
      </w:pPr>
      <w:rPr>
        <w:b/>
      </w:rPr>
    </w:lvl>
    <w:lvl w:ilvl="1">
      <w:start w:val="1"/>
      <w:numFmt w:val="decimal"/>
      <w:lvlText w:val="1.%2"/>
      <w:lvlJc w:val="left"/>
      <w:pPr>
        <w:ind w:left="716"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3524B4"/>
    <w:multiLevelType w:val="multilevel"/>
    <w:tmpl w:val="9BA6C9D0"/>
    <w:lvl w:ilvl="0">
      <w:start w:val="1"/>
      <w:numFmt w:val="decimal"/>
      <w:lvlText w:val="2.%1"/>
      <w:lvlJc w:val="left"/>
      <w:pPr>
        <w:ind w:left="1080" w:hanging="360"/>
      </w:pPr>
      <w:rPr>
        <w:b/>
        <w:sz w:val="28"/>
        <w:szCs w:val="28"/>
      </w:rPr>
    </w:lvl>
    <w:lvl w:ilvl="1">
      <w:start w:val="1"/>
      <w:numFmt w:val="decimal"/>
      <w:lvlText w:val="2.3.%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9C264E9"/>
    <w:multiLevelType w:val="multilevel"/>
    <w:tmpl w:val="F6442818"/>
    <w:lvl w:ilvl="0">
      <w:start w:val="1"/>
      <w:numFmt w:val="decimal"/>
      <w:lvlText w:val="4.%1"/>
      <w:lvlJc w:val="left"/>
      <w:pPr>
        <w:ind w:left="907" w:hanging="340"/>
      </w:pPr>
      <w:rPr>
        <w:b/>
      </w:rPr>
    </w:lvl>
    <w:lvl w:ilvl="1">
      <w:start w:val="1"/>
      <w:numFmt w:val="decimal"/>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BED17BF"/>
    <w:multiLevelType w:val="multilevel"/>
    <w:tmpl w:val="7D0CCE2E"/>
    <w:lvl w:ilvl="0">
      <w:start w:val="1"/>
      <w:numFmt w:val="decimal"/>
      <w:lvlText w:val="RF0%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D9B6C9A"/>
    <w:multiLevelType w:val="multilevel"/>
    <w:tmpl w:val="5EB841C2"/>
    <w:lvl w:ilvl="0">
      <w:start w:val="1"/>
      <w:numFmt w:val="decimal"/>
      <w:lvlText w:val="10.%1"/>
      <w:lvlJc w:val="left"/>
      <w:pPr>
        <w:ind w:left="1571" w:hanging="360"/>
      </w:pPr>
      <w:rPr>
        <w:b/>
        <w:sz w:val="24"/>
        <w:szCs w:val="24"/>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num w:numId="1">
    <w:abstractNumId w:val="17"/>
  </w:num>
  <w:num w:numId="2">
    <w:abstractNumId w:val="16"/>
  </w:num>
  <w:num w:numId="3">
    <w:abstractNumId w:val="19"/>
  </w:num>
  <w:num w:numId="4">
    <w:abstractNumId w:val="12"/>
  </w:num>
  <w:num w:numId="5">
    <w:abstractNumId w:val="9"/>
  </w:num>
  <w:num w:numId="6">
    <w:abstractNumId w:val="20"/>
  </w:num>
  <w:num w:numId="7">
    <w:abstractNumId w:val="13"/>
  </w:num>
  <w:num w:numId="8">
    <w:abstractNumId w:val="21"/>
  </w:num>
  <w:num w:numId="9">
    <w:abstractNumId w:val="4"/>
  </w:num>
  <w:num w:numId="10">
    <w:abstractNumId w:val="2"/>
  </w:num>
  <w:num w:numId="11">
    <w:abstractNumId w:val="11"/>
  </w:num>
  <w:num w:numId="12">
    <w:abstractNumId w:val="14"/>
  </w:num>
  <w:num w:numId="13">
    <w:abstractNumId w:val="3"/>
  </w:num>
  <w:num w:numId="14">
    <w:abstractNumId w:val="18"/>
  </w:num>
  <w:num w:numId="15">
    <w:abstractNumId w:val="7"/>
  </w:num>
  <w:num w:numId="16">
    <w:abstractNumId w:val="8"/>
  </w:num>
  <w:num w:numId="17">
    <w:abstractNumId w:val="1"/>
  </w:num>
  <w:num w:numId="18">
    <w:abstractNumId w:val="5"/>
  </w:num>
  <w:num w:numId="19">
    <w:abstractNumId w:val="22"/>
  </w:num>
  <w:num w:numId="20">
    <w:abstractNumId w:val="6"/>
  </w:num>
  <w:num w:numId="21">
    <w:abstractNumId w:val="10"/>
  </w:num>
  <w:num w:numId="22">
    <w:abstractNumId w:val="0"/>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TEC">
    <w15:presenceInfo w15:providerId="None" w15:userId="FATEC"/>
  </w15:person>
  <w15:person w15:author="GABRIEL DE MORAES TORRES">
    <w15:presenceInfo w15:providerId="None" w15:userId="GABRIEL DE MORAES TOR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D51A1"/>
    <w:rsid w:val="00014FB7"/>
    <w:rsid w:val="00026842"/>
    <w:rsid w:val="000326C7"/>
    <w:rsid w:val="000D252C"/>
    <w:rsid w:val="001028F0"/>
    <w:rsid w:val="00137E26"/>
    <w:rsid w:val="0018680F"/>
    <w:rsid w:val="001939AD"/>
    <w:rsid w:val="001F0F6A"/>
    <w:rsid w:val="002308B9"/>
    <w:rsid w:val="00236408"/>
    <w:rsid w:val="002916D4"/>
    <w:rsid w:val="002E097B"/>
    <w:rsid w:val="00350405"/>
    <w:rsid w:val="00364716"/>
    <w:rsid w:val="003C41A0"/>
    <w:rsid w:val="003E0B25"/>
    <w:rsid w:val="003F4367"/>
    <w:rsid w:val="00433EFE"/>
    <w:rsid w:val="004F535F"/>
    <w:rsid w:val="00531CFA"/>
    <w:rsid w:val="00544EA0"/>
    <w:rsid w:val="005A54E9"/>
    <w:rsid w:val="005B5709"/>
    <w:rsid w:val="00642C16"/>
    <w:rsid w:val="00676656"/>
    <w:rsid w:val="006F0824"/>
    <w:rsid w:val="00713CE4"/>
    <w:rsid w:val="007467B7"/>
    <w:rsid w:val="00785083"/>
    <w:rsid w:val="00805F45"/>
    <w:rsid w:val="0084517E"/>
    <w:rsid w:val="0086085C"/>
    <w:rsid w:val="00876301"/>
    <w:rsid w:val="00893E16"/>
    <w:rsid w:val="008C1A8A"/>
    <w:rsid w:val="008D16B7"/>
    <w:rsid w:val="008D51A1"/>
    <w:rsid w:val="008E5E91"/>
    <w:rsid w:val="00974456"/>
    <w:rsid w:val="00974F78"/>
    <w:rsid w:val="00A0485A"/>
    <w:rsid w:val="00A93796"/>
    <w:rsid w:val="00AF51A9"/>
    <w:rsid w:val="00AF5408"/>
    <w:rsid w:val="00B75F0D"/>
    <w:rsid w:val="00BB55BA"/>
    <w:rsid w:val="00BD7813"/>
    <w:rsid w:val="00BE10F9"/>
    <w:rsid w:val="00DE4B98"/>
    <w:rsid w:val="00E00DB8"/>
    <w:rsid w:val="00E07BC3"/>
    <w:rsid w:val="00E303F0"/>
    <w:rsid w:val="00E6531A"/>
    <w:rsid w:val="00F23FA9"/>
    <w:rsid w:val="00F317E0"/>
    <w:rsid w:val="00F33FD1"/>
    <w:rsid w:val="00FA74CE"/>
    <w:rsid w:val="00FB6BDA"/>
    <w:rsid w:val="00FF73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6D96B3A"/>
  <w15:docId w15:val="{95C5A72A-4148-456D-A5AB-23552639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1"/>
    <w:next w:val="Normal1"/>
    <w:rsid w:val="008D51A1"/>
    <w:pPr>
      <w:keepNext/>
      <w:keepLines/>
      <w:spacing w:before="240" w:after="0"/>
      <w:outlineLvl w:val="0"/>
    </w:pPr>
    <w:rPr>
      <w:b/>
      <w:sz w:val="28"/>
      <w:szCs w:val="28"/>
    </w:rPr>
  </w:style>
  <w:style w:type="paragraph" w:styleId="Ttulo2">
    <w:name w:val="heading 2"/>
    <w:basedOn w:val="Normal1"/>
    <w:next w:val="Normal1"/>
    <w:rsid w:val="008D51A1"/>
    <w:pPr>
      <w:keepNext/>
      <w:keepLines/>
      <w:spacing w:before="40" w:after="0"/>
      <w:outlineLvl w:val="1"/>
    </w:pPr>
    <w:rPr>
      <w:b/>
    </w:rPr>
  </w:style>
  <w:style w:type="paragraph" w:styleId="Ttulo3">
    <w:name w:val="heading 3"/>
    <w:basedOn w:val="Normal1"/>
    <w:next w:val="Normal1"/>
    <w:rsid w:val="008D51A1"/>
    <w:pPr>
      <w:keepNext/>
      <w:keepLines/>
      <w:spacing w:before="40" w:after="0"/>
      <w:outlineLvl w:val="2"/>
    </w:pPr>
    <w:rPr>
      <w:b/>
    </w:rPr>
  </w:style>
  <w:style w:type="paragraph" w:styleId="Ttulo4">
    <w:name w:val="heading 4"/>
    <w:basedOn w:val="Normal1"/>
    <w:next w:val="Normal1"/>
    <w:rsid w:val="008D51A1"/>
    <w:pPr>
      <w:keepNext/>
      <w:keepLines/>
      <w:spacing w:before="240" w:after="40"/>
      <w:outlineLvl w:val="3"/>
    </w:pPr>
    <w:rPr>
      <w:b/>
    </w:rPr>
  </w:style>
  <w:style w:type="paragraph" w:styleId="Ttulo5">
    <w:name w:val="heading 5"/>
    <w:basedOn w:val="Normal1"/>
    <w:next w:val="Normal1"/>
    <w:rsid w:val="008D51A1"/>
    <w:pPr>
      <w:keepNext/>
      <w:keepLines/>
      <w:spacing w:before="220" w:after="40"/>
      <w:outlineLvl w:val="4"/>
    </w:pPr>
    <w:rPr>
      <w:b/>
      <w:sz w:val="22"/>
      <w:szCs w:val="22"/>
    </w:rPr>
  </w:style>
  <w:style w:type="paragraph" w:styleId="Ttulo6">
    <w:name w:val="heading 6"/>
    <w:basedOn w:val="Normal1"/>
    <w:next w:val="Normal1"/>
    <w:rsid w:val="008D51A1"/>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D51A1"/>
  </w:style>
  <w:style w:type="table" w:customStyle="1" w:styleId="TableNormal">
    <w:name w:val="Table Normal"/>
    <w:rsid w:val="008D51A1"/>
    <w:tblPr>
      <w:tblCellMar>
        <w:top w:w="0" w:type="dxa"/>
        <w:left w:w="0" w:type="dxa"/>
        <w:bottom w:w="0" w:type="dxa"/>
        <w:right w:w="0" w:type="dxa"/>
      </w:tblCellMar>
    </w:tblPr>
  </w:style>
  <w:style w:type="paragraph" w:styleId="Ttulo">
    <w:name w:val="Title"/>
    <w:basedOn w:val="Normal1"/>
    <w:next w:val="Normal1"/>
    <w:rsid w:val="008D51A1"/>
    <w:pPr>
      <w:keepNext/>
      <w:spacing w:before="240" w:after="120"/>
    </w:pPr>
    <w:rPr>
      <w:rFonts w:ascii="Liberation Sans" w:eastAsia="Liberation Sans" w:hAnsi="Liberation Sans" w:cs="Liberation Sans"/>
      <w:sz w:val="28"/>
      <w:szCs w:val="28"/>
    </w:rPr>
  </w:style>
  <w:style w:type="paragraph" w:styleId="Subttulo">
    <w:name w:val="Subtitle"/>
    <w:basedOn w:val="Normal1"/>
    <w:next w:val="Normal1"/>
    <w:rsid w:val="008D51A1"/>
    <w:pPr>
      <w:keepNext/>
      <w:keepLines/>
      <w:spacing w:before="360" w:after="80"/>
    </w:pPr>
    <w:rPr>
      <w:rFonts w:ascii="Georgia" w:eastAsia="Georgia" w:hAnsi="Georgia" w:cs="Georgia"/>
      <w:i/>
      <w:color w:val="666666"/>
      <w:sz w:val="48"/>
      <w:szCs w:val="48"/>
    </w:rPr>
  </w:style>
  <w:style w:type="table" w:customStyle="1" w:styleId="a">
    <w:basedOn w:val="TableNormal"/>
    <w:rsid w:val="008D51A1"/>
    <w:pPr>
      <w:spacing w:after="0" w:line="240" w:lineRule="auto"/>
    </w:pPr>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33F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3FD1"/>
    <w:rPr>
      <w:rFonts w:ascii="Tahoma" w:hAnsi="Tahoma" w:cs="Tahoma"/>
      <w:sz w:val="16"/>
      <w:szCs w:val="16"/>
    </w:rPr>
  </w:style>
  <w:style w:type="character" w:styleId="Refdecomentrio">
    <w:name w:val="annotation reference"/>
    <w:basedOn w:val="Fontepargpadro"/>
    <w:uiPriority w:val="99"/>
    <w:semiHidden/>
    <w:unhideWhenUsed/>
    <w:rsid w:val="00F33FD1"/>
    <w:rPr>
      <w:sz w:val="16"/>
      <w:szCs w:val="16"/>
    </w:rPr>
  </w:style>
  <w:style w:type="paragraph" w:styleId="Textodecomentrio">
    <w:name w:val="annotation text"/>
    <w:basedOn w:val="Normal"/>
    <w:link w:val="TextodecomentrioChar"/>
    <w:uiPriority w:val="99"/>
    <w:semiHidden/>
    <w:unhideWhenUsed/>
    <w:rsid w:val="00F33F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33FD1"/>
    <w:rPr>
      <w:sz w:val="20"/>
      <w:szCs w:val="20"/>
    </w:rPr>
  </w:style>
  <w:style w:type="paragraph" w:styleId="Assuntodocomentrio">
    <w:name w:val="annotation subject"/>
    <w:basedOn w:val="Textodecomentrio"/>
    <w:next w:val="Textodecomentrio"/>
    <w:link w:val="AssuntodocomentrioChar"/>
    <w:uiPriority w:val="99"/>
    <w:semiHidden/>
    <w:unhideWhenUsed/>
    <w:rsid w:val="00F33FD1"/>
    <w:rPr>
      <w:b/>
      <w:bCs/>
    </w:rPr>
  </w:style>
  <w:style w:type="character" w:customStyle="1" w:styleId="AssuntodocomentrioChar">
    <w:name w:val="Assunto do comentário Char"/>
    <w:basedOn w:val="TextodecomentrioChar"/>
    <w:link w:val="Assuntodocomentrio"/>
    <w:uiPriority w:val="99"/>
    <w:semiHidden/>
    <w:rsid w:val="00F33F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249F-736E-411E-B77E-9F758BDD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35</Pages>
  <Words>3241</Words>
  <Characters>17506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FATEC</cp:lastModifiedBy>
  <cp:revision>7</cp:revision>
  <dcterms:created xsi:type="dcterms:W3CDTF">2018-08-14T01:20:00Z</dcterms:created>
  <dcterms:modified xsi:type="dcterms:W3CDTF">2018-09-25T18:15:00Z</dcterms:modified>
</cp:coreProperties>
</file>